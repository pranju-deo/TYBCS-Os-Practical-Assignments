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4E2" w:rsidRPr="00F774E2" w:rsidRDefault="00F774E2" w:rsidP="00F774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74E2">
        <w:rPr>
          <w:rFonts w:ascii="Times New Roman" w:eastAsia="Times New Roman" w:hAnsi="Times New Roman" w:cs="Times New Roman"/>
          <w:b/>
          <w:bCs/>
          <w:kern w:val="36"/>
          <w:sz w:val="48"/>
          <w:szCs w:val="48"/>
          <w:lang w:eastAsia="en-IN"/>
        </w:rPr>
        <w:t xml:space="preserve">Program for </w:t>
      </w:r>
      <w:proofErr w:type="gramStart"/>
      <w:r w:rsidRPr="00F774E2">
        <w:rPr>
          <w:rFonts w:ascii="Times New Roman" w:eastAsia="Times New Roman" w:hAnsi="Times New Roman" w:cs="Times New Roman"/>
          <w:b/>
          <w:bCs/>
          <w:kern w:val="36"/>
          <w:sz w:val="48"/>
          <w:szCs w:val="48"/>
          <w:lang w:eastAsia="en-IN"/>
        </w:rPr>
        <w:t>fork(</w:t>
      </w:r>
      <w:proofErr w:type="gramEnd"/>
      <w:r w:rsidRPr="00F774E2">
        <w:rPr>
          <w:rFonts w:ascii="Times New Roman" w:eastAsia="Times New Roman" w:hAnsi="Times New Roman" w:cs="Times New Roman"/>
          <w:b/>
          <w:bCs/>
          <w:kern w:val="36"/>
          <w:sz w:val="48"/>
          <w:szCs w:val="48"/>
          <w:lang w:eastAsia="en-IN"/>
        </w:rPr>
        <w:t>) system call</w:t>
      </w:r>
    </w:p>
    <w:p w:rsidR="00F774E2" w:rsidRPr="00F774E2" w:rsidRDefault="00F774E2" w:rsidP="00F774E2">
      <w:pPr>
        <w:spacing w:after="0" w:line="240" w:lineRule="auto"/>
        <w:rPr>
          <w:rFonts w:ascii="Times New Roman" w:eastAsia="Times New Roman" w:hAnsi="Times New Roman" w:cs="Times New Roman"/>
          <w:sz w:val="24"/>
          <w:szCs w:val="24"/>
          <w:lang w:eastAsia="en-IN"/>
        </w:rPr>
      </w:pPr>
      <w:hyperlink r:id="rId5" w:anchor="comments" w:history="1">
        <w:r w:rsidRPr="00F774E2">
          <w:rPr>
            <w:rFonts w:ascii="Times New Roman" w:eastAsia="Times New Roman" w:hAnsi="Times New Roman" w:cs="Times New Roman"/>
            <w:color w:val="0000FF"/>
            <w:sz w:val="24"/>
            <w:szCs w:val="24"/>
            <w:u w:val="single"/>
            <w:lang w:eastAsia="en-IN"/>
          </w:rPr>
          <w:t>2 Comments</w:t>
        </w:r>
      </w:hyperlink>
      <w:r w:rsidRPr="00F774E2">
        <w:rPr>
          <w:rFonts w:ascii="Times New Roman" w:eastAsia="Times New Roman" w:hAnsi="Times New Roman" w:cs="Times New Roman"/>
          <w:sz w:val="24"/>
          <w:szCs w:val="24"/>
          <w:lang w:eastAsia="en-IN"/>
        </w:rPr>
        <w:t xml:space="preserve"> / </w:t>
      </w:r>
      <w:hyperlink r:id="rId6" w:history="1">
        <w:r w:rsidRPr="00F774E2">
          <w:rPr>
            <w:rFonts w:ascii="Times New Roman" w:eastAsia="Times New Roman" w:hAnsi="Times New Roman" w:cs="Times New Roman"/>
            <w:color w:val="0000FF"/>
            <w:sz w:val="24"/>
            <w:szCs w:val="24"/>
            <w:u w:val="single"/>
            <w:lang w:eastAsia="en-IN"/>
          </w:rPr>
          <w:t>Programs</w:t>
        </w:r>
      </w:hyperlink>
      <w:r w:rsidRPr="00F774E2">
        <w:rPr>
          <w:rFonts w:ascii="Times New Roman" w:eastAsia="Times New Roman" w:hAnsi="Times New Roman" w:cs="Times New Roman"/>
          <w:sz w:val="24"/>
          <w:szCs w:val="24"/>
          <w:lang w:eastAsia="en-IN"/>
        </w:rPr>
        <w:t xml:space="preserve">, </w:t>
      </w:r>
      <w:hyperlink r:id="rId7" w:history="1">
        <w:r w:rsidRPr="00F774E2">
          <w:rPr>
            <w:rFonts w:ascii="Times New Roman" w:eastAsia="Times New Roman" w:hAnsi="Times New Roman" w:cs="Times New Roman"/>
            <w:color w:val="0000FF"/>
            <w:sz w:val="24"/>
            <w:szCs w:val="24"/>
            <w:u w:val="single"/>
            <w:lang w:eastAsia="en-IN"/>
          </w:rPr>
          <w:t>System calls</w:t>
        </w:r>
      </w:hyperlink>
      <w:r w:rsidRPr="00F774E2">
        <w:rPr>
          <w:rFonts w:ascii="Times New Roman" w:eastAsia="Times New Roman" w:hAnsi="Times New Roman" w:cs="Times New Roman"/>
          <w:sz w:val="24"/>
          <w:szCs w:val="24"/>
          <w:lang w:eastAsia="en-IN"/>
        </w:rPr>
        <w:t xml:space="preserve"> / By </w:t>
      </w:r>
      <w:hyperlink r:id="rId8" w:tooltip="View all posts by Baljit Singh Saini" w:history="1">
        <w:proofErr w:type="spellStart"/>
        <w:r w:rsidRPr="00F774E2">
          <w:rPr>
            <w:rFonts w:ascii="Times New Roman" w:eastAsia="Times New Roman" w:hAnsi="Times New Roman" w:cs="Times New Roman"/>
            <w:color w:val="0000FF"/>
            <w:sz w:val="24"/>
            <w:szCs w:val="24"/>
            <w:u w:val="single"/>
            <w:lang w:eastAsia="en-IN"/>
          </w:rPr>
          <w:t>Baljit</w:t>
        </w:r>
        <w:proofErr w:type="spellEnd"/>
        <w:r w:rsidRPr="00F774E2">
          <w:rPr>
            <w:rFonts w:ascii="Times New Roman" w:eastAsia="Times New Roman" w:hAnsi="Times New Roman" w:cs="Times New Roman"/>
            <w:color w:val="0000FF"/>
            <w:sz w:val="24"/>
            <w:szCs w:val="24"/>
            <w:u w:val="single"/>
            <w:lang w:eastAsia="en-IN"/>
          </w:rPr>
          <w:t xml:space="preserve"> Singh </w:t>
        </w:r>
        <w:proofErr w:type="spellStart"/>
        <w:r w:rsidRPr="00F774E2">
          <w:rPr>
            <w:rFonts w:ascii="Times New Roman" w:eastAsia="Times New Roman" w:hAnsi="Times New Roman" w:cs="Times New Roman"/>
            <w:color w:val="0000FF"/>
            <w:sz w:val="24"/>
            <w:szCs w:val="24"/>
            <w:u w:val="single"/>
            <w:lang w:eastAsia="en-IN"/>
          </w:rPr>
          <w:t>Saini</w:t>
        </w:r>
        <w:proofErr w:type="spellEnd"/>
        <w:r w:rsidRPr="00F774E2">
          <w:rPr>
            <w:rFonts w:ascii="Times New Roman" w:eastAsia="Times New Roman" w:hAnsi="Times New Roman" w:cs="Times New Roman"/>
            <w:color w:val="0000FF"/>
            <w:sz w:val="24"/>
            <w:szCs w:val="24"/>
            <w:u w:val="single"/>
            <w:lang w:eastAsia="en-IN"/>
          </w:rPr>
          <w:t xml:space="preserve"> </w:t>
        </w:r>
      </w:hyperlink>
    </w:p>
    <w:p w:rsidR="00F774E2" w:rsidRP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774E2">
        <w:rPr>
          <w:rFonts w:ascii="Times New Roman" w:eastAsia="Times New Roman" w:hAnsi="Times New Roman" w:cs="Times New Roman"/>
          <w:sz w:val="24"/>
          <w:szCs w:val="24"/>
          <w:lang w:eastAsia="en-IN"/>
        </w:rPr>
        <w:t>fork(</w:t>
      </w:r>
      <w:proofErr w:type="gramEnd"/>
      <w:r w:rsidRPr="00F774E2">
        <w:rPr>
          <w:rFonts w:ascii="Times New Roman" w:eastAsia="Times New Roman" w:hAnsi="Times New Roman" w:cs="Times New Roman"/>
          <w:sz w:val="24"/>
          <w:szCs w:val="24"/>
          <w:lang w:eastAsia="en-IN"/>
        </w:rPr>
        <w:t xml:space="preserve">) is a system call used to create a </w:t>
      </w:r>
      <w:r w:rsidRPr="00F774E2">
        <w:rPr>
          <w:rFonts w:ascii="Times New Roman" w:eastAsia="Times New Roman" w:hAnsi="Times New Roman" w:cs="Times New Roman"/>
          <w:b/>
          <w:bCs/>
          <w:sz w:val="24"/>
          <w:szCs w:val="24"/>
          <w:lang w:eastAsia="en-IN"/>
        </w:rPr>
        <w:t xml:space="preserve">new </w:t>
      </w:r>
      <w:r w:rsidRPr="00F774E2">
        <w:rPr>
          <w:rFonts w:ascii="Times New Roman" w:eastAsia="Times New Roman" w:hAnsi="Times New Roman" w:cs="Times New Roman"/>
          <w:sz w:val="24"/>
          <w:szCs w:val="24"/>
          <w:lang w:eastAsia="en-IN"/>
        </w:rPr>
        <w:t xml:space="preserve">process. The new process is called a child process and the original process is called the parent process. The child process by default is a duplicate of the parent process. By duplicate we mean that the child process has the same code as the parent process but the memory space of both the processes is separate. The syntax of using </w:t>
      </w:r>
      <w:proofErr w:type="gramStart"/>
      <w:r w:rsidRPr="00F774E2">
        <w:rPr>
          <w:rFonts w:ascii="Times New Roman" w:eastAsia="Times New Roman" w:hAnsi="Times New Roman" w:cs="Times New Roman"/>
          <w:sz w:val="24"/>
          <w:szCs w:val="24"/>
          <w:lang w:eastAsia="en-IN"/>
        </w:rPr>
        <w:t>fork(</w:t>
      </w:r>
      <w:proofErr w:type="gramEnd"/>
      <w:r w:rsidRPr="00F774E2">
        <w:rPr>
          <w:rFonts w:ascii="Times New Roman" w:eastAsia="Times New Roman" w:hAnsi="Times New Roman" w:cs="Times New Roman"/>
          <w:sz w:val="24"/>
          <w:szCs w:val="24"/>
          <w:lang w:eastAsia="en-IN"/>
        </w:rPr>
        <w:t>) is :</w:t>
      </w:r>
    </w:p>
    <w:p w:rsidR="00F774E2" w:rsidRPr="00F774E2" w:rsidRDefault="00F774E2" w:rsidP="00F774E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74E2">
        <w:rPr>
          <w:rFonts w:ascii="Times New Roman" w:eastAsia="Times New Roman" w:hAnsi="Times New Roman" w:cs="Times New Roman"/>
          <w:b/>
          <w:bCs/>
          <w:sz w:val="27"/>
          <w:szCs w:val="27"/>
          <w:lang w:eastAsia="en-IN"/>
        </w:rPr>
        <w:t xml:space="preserve">Syntax of </w:t>
      </w:r>
      <w:proofErr w:type="gramStart"/>
      <w:r w:rsidRPr="00F774E2">
        <w:rPr>
          <w:rFonts w:ascii="Times New Roman" w:eastAsia="Times New Roman" w:hAnsi="Times New Roman" w:cs="Times New Roman"/>
          <w:b/>
          <w:bCs/>
          <w:sz w:val="27"/>
          <w:szCs w:val="27"/>
          <w:lang w:eastAsia="en-IN"/>
        </w:rPr>
        <w:t>fork(</w:t>
      </w:r>
      <w:proofErr w:type="gramEnd"/>
      <w:r w:rsidRPr="00F774E2">
        <w:rPr>
          <w:rFonts w:ascii="Times New Roman" w:eastAsia="Times New Roman" w:hAnsi="Times New Roman" w:cs="Times New Roman"/>
          <w:b/>
          <w:bCs/>
          <w:sz w:val="27"/>
          <w:szCs w:val="27"/>
          <w:lang w:eastAsia="en-IN"/>
        </w:rPr>
        <w:t>) system call</w:t>
      </w:r>
    </w:p>
    <w:p w:rsidR="00F774E2" w:rsidRP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r w:rsidRPr="00F774E2">
        <w:rPr>
          <w:rFonts w:ascii="Times New Roman" w:eastAsia="Times New Roman" w:hAnsi="Times New Roman" w:cs="Times New Roman"/>
          <w:sz w:val="24"/>
          <w:szCs w:val="24"/>
          <w:lang w:eastAsia="en-IN"/>
        </w:rPr>
        <w:t>                #include&lt;</w:t>
      </w:r>
      <w:proofErr w:type="spellStart"/>
      <w:r w:rsidRPr="00F774E2">
        <w:rPr>
          <w:rFonts w:ascii="Times New Roman" w:eastAsia="Times New Roman" w:hAnsi="Times New Roman" w:cs="Times New Roman"/>
          <w:sz w:val="24"/>
          <w:szCs w:val="24"/>
          <w:lang w:eastAsia="en-IN"/>
        </w:rPr>
        <w:t>unistd.h</w:t>
      </w:r>
      <w:proofErr w:type="spellEnd"/>
      <w:r w:rsidRPr="00F774E2">
        <w:rPr>
          <w:rFonts w:ascii="Times New Roman" w:eastAsia="Times New Roman" w:hAnsi="Times New Roman" w:cs="Times New Roman"/>
          <w:sz w:val="24"/>
          <w:szCs w:val="24"/>
          <w:lang w:eastAsia="en-IN"/>
        </w:rPr>
        <w:t>&gt;</w:t>
      </w:r>
    </w:p>
    <w:p w:rsidR="00F774E2" w:rsidRP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r w:rsidRPr="00F774E2">
        <w:rPr>
          <w:rFonts w:ascii="Times New Roman" w:eastAsia="Times New Roman" w:hAnsi="Times New Roman" w:cs="Times New Roman"/>
          <w:sz w:val="24"/>
          <w:szCs w:val="24"/>
          <w:lang w:eastAsia="en-IN"/>
        </w:rPr>
        <w:t xml:space="preserve">                </w:t>
      </w:r>
      <w:proofErr w:type="spellStart"/>
      <w:proofErr w:type="gramStart"/>
      <w:r w:rsidRPr="00F774E2">
        <w:rPr>
          <w:rFonts w:ascii="Times New Roman" w:eastAsia="Times New Roman" w:hAnsi="Times New Roman" w:cs="Times New Roman"/>
          <w:sz w:val="24"/>
          <w:szCs w:val="24"/>
          <w:lang w:eastAsia="en-IN"/>
        </w:rPr>
        <w:t>pid_t</w:t>
      </w:r>
      <w:proofErr w:type="spellEnd"/>
      <w:proofErr w:type="gramEnd"/>
      <w:r w:rsidRPr="00F774E2">
        <w:rPr>
          <w:rFonts w:ascii="Times New Roman" w:eastAsia="Times New Roman" w:hAnsi="Times New Roman" w:cs="Times New Roman"/>
          <w:sz w:val="24"/>
          <w:szCs w:val="24"/>
          <w:lang w:eastAsia="en-IN"/>
        </w:rPr>
        <w:t xml:space="preserve"> fork(void);</w:t>
      </w:r>
    </w:p>
    <w:p w:rsidR="00F774E2" w:rsidRP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774E2">
        <w:rPr>
          <w:rFonts w:ascii="Times New Roman" w:eastAsia="Times New Roman" w:hAnsi="Times New Roman" w:cs="Times New Roman"/>
          <w:sz w:val="24"/>
          <w:szCs w:val="24"/>
          <w:lang w:eastAsia="en-IN"/>
        </w:rPr>
        <w:t>fork(</w:t>
      </w:r>
      <w:proofErr w:type="gramEnd"/>
      <w:r w:rsidRPr="00F774E2">
        <w:rPr>
          <w:rFonts w:ascii="Times New Roman" w:eastAsia="Times New Roman" w:hAnsi="Times New Roman" w:cs="Times New Roman"/>
          <w:sz w:val="24"/>
          <w:szCs w:val="24"/>
          <w:lang w:eastAsia="en-IN"/>
        </w:rPr>
        <w:t>) returns -1 on failure; On success it returns ‘0’ in the child process and process-id of the child in the parent process.  </w:t>
      </w:r>
    </w:p>
    <w:p w:rsidR="00F774E2" w:rsidRPr="00F774E2" w:rsidRDefault="00F774E2" w:rsidP="00F774E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74E2">
        <w:rPr>
          <w:rFonts w:ascii="Times New Roman" w:eastAsia="Times New Roman" w:hAnsi="Times New Roman" w:cs="Times New Roman"/>
          <w:b/>
          <w:bCs/>
          <w:sz w:val="27"/>
          <w:szCs w:val="27"/>
          <w:lang w:eastAsia="en-IN"/>
        </w:rPr>
        <w:t xml:space="preserve">What is the need to duplicate a process? </w:t>
      </w:r>
    </w:p>
    <w:p w:rsidR="00F774E2" w:rsidRP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r w:rsidRPr="00F774E2">
        <w:rPr>
          <w:rFonts w:ascii="Times New Roman" w:eastAsia="Times New Roman" w:hAnsi="Times New Roman" w:cs="Times New Roman"/>
          <w:sz w:val="24"/>
          <w:szCs w:val="24"/>
          <w:lang w:eastAsia="en-IN"/>
        </w:rPr>
        <w:t>It may happen that a process is required to do two tasks that are independent. Since the tasks are to be done by the same process, they can be executed one after the other only. Now to do the same</w:t>
      </w:r>
      <w:proofErr w:type="gramStart"/>
      <w:r w:rsidRPr="00F774E2">
        <w:rPr>
          <w:rFonts w:ascii="Times New Roman" w:eastAsia="Times New Roman" w:hAnsi="Times New Roman" w:cs="Times New Roman"/>
          <w:sz w:val="24"/>
          <w:szCs w:val="24"/>
          <w:lang w:eastAsia="en-IN"/>
        </w:rPr>
        <w:t>  task</w:t>
      </w:r>
      <w:proofErr w:type="gramEnd"/>
      <w:r w:rsidRPr="00F774E2">
        <w:rPr>
          <w:rFonts w:ascii="Times New Roman" w:eastAsia="Times New Roman" w:hAnsi="Times New Roman" w:cs="Times New Roman"/>
          <w:sz w:val="24"/>
          <w:szCs w:val="24"/>
          <w:lang w:eastAsia="en-IN"/>
        </w:rPr>
        <w:t xml:space="preserve"> in roughly half the time the process (parent) creates a new process (child). One of the </w:t>
      </w:r>
      <w:proofErr w:type="gramStart"/>
      <w:r w:rsidRPr="00F774E2">
        <w:rPr>
          <w:rFonts w:ascii="Times New Roman" w:eastAsia="Times New Roman" w:hAnsi="Times New Roman" w:cs="Times New Roman"/>
          <w:sz w:val="24"/>
          <w:szCs w:val="24"/>
          <w:lang w:eastAsia="en-IN"/>
        </w:rPr>
        <w:t>task</w:t>
      </w:r>
      <w:proofErr w:type="gramEnd"/>
      <w:r w:rsidRPr="00F774E2">
        <w:rPr>
          <w:rFonts w:ascii="Times New Roman" w:eastAsia="Times New Roman" w:hAnsi="Times New Roman" w:cs="Times New Roman"/>
          <w:sz w:val="24"/>
          <w:szCs w:val="24"/>
          <w:lang w:eastAsia="en-IN"/>
        </w:rPr>
        <w:t xml:space="preserve"> is performed by the parent and the other by the child. Consider it as a situation where you are supposed to do to two tasks and to complete them in quick time you take help of your friend which does one of the </w:t>
      </w:r>
      <w:proofErr w:type="gramStart"/>
      <w:r w:rsidRPr="00F774E2">
        <w:rPr>
          <w:rFonts w:ascii="Times New Roman" w:eastAsia="Times New Roman" w:hAnsi="Times New Roman" w:cs="Times New Roman"/>
          <w:sz w:val="24"/>
          <w:szCs w:val="24"/>
          <w:lang w:eastAsia="en-IN"/>
        </w:rPr>
        <w:t>task</w:t>
      </w:r>
      <w:proofErr w:type="gramEnd"/>
      <w:r w:rsidRPr="00F774E2">
        <w:rPr>
          <w:rFonts w:ascii="Times New Roman" w:eastAsia="Times New Roman" w:hAnsi="Times New Roman" w:cs="Times New Roman"/>
          <w:sz w:val="24"/>
          <w:szCs w:val="24"/>
          <w:lang w:eastAsia="en-IN"/>
        </w:rPr>
        <w:t xml:space="preserve"> for you.</w:t>
      </w:r>
    </w:p>
    <w:p w:rsid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r w:rsidRPr="00F774E2">
        <w:rPr>
          <w:rFonts w:ascii="Times New Roman" w:eastAsia="Times New Roman" w:hAnsi="Times New Roman" w:cs="Times New Roman"/>
          <w:sz w:val="24"/>
          <w:szCs w:val="24"/>
          <w:lang w:eastAsia="en-IN"/>
        </w:rPr>
        <w:t xml:space="preserve">We know that a process is program in execution. For the parent process the program is written by the programmer but from where the child gets its program? The child runs the same code as its </w:t>
      </w:r>
      <w:proofErr w:type="gramStart"/>
      <w:r w:rsidRPr="00F774E2">
        <w:rPr>
          <w:rFonts w:ascii="Times New Roman" w:eastAsia="Times New Roman" w:hAnsi="Times New Roman" w:cs="Times New Roman"/>
          <w:sz w:val="24"/>
          <w:szCs w:val="24"/>
          <w:lang w:eastAsia="en-IN"/>
        </w:rPr>
        <w:t>parent,</w:t>
      </w:r>
      <w:proofErr w:type="gramEnd"/>
      <w:r w:rsidRPr="00F774E2">
        <w:rPr>
          <w:rFonts w:ascii="Times New Roman" w:eastAsia="Times New Roman" w:hAnsi="Times New Roman" w:cs="Times New Roman"/>
          <w:sz w:val="24"/>
          <w:szCs w:val="24"/>
          <w:lang w:eastAsia="en-IN"/>
        </w:rPr>
        <w:t xml:space="preserve"> hence, it is called a duplicate process. </w:t>
      </w:r>
    </w:p>
    <w:p w:rsidR="00F774E2" w:rsidRDefault="00F774E2" w:rsidP="00F774E2">
      <w:pPr>
        <w:pStyle w:val="NormalWeb"/>
      </w:pPr>
      <w:r>
        <w:t xml:space="preserve">If the same code is run both by the parent and the child then isn’t the task done twice? It’s the job of the programmer to write the code in such a manner that only one of the </w:t>
      </w:r>
      <w:proofErr w:type="gramStart"/>
      <w:r>
        <w:t>task</w:t>
      </w:r>
      <w:proofErr w:type="gramEnd"/>
      <w:r>
        <w:t xml:space="preserve"> is done when the parent process runs the code and the other task is done when the child runs the code.</w:t>
      </w:r>
    </w:p>
    <w:p w:rsidR="00F774E2" w:rsidRDefault="00F774E2" w:rsidP="00F774E2">
      <w:pPr>
        <w:pStyle w:val="Heading3"/>
      </w:pPr>
      <w:r>
        <w:t xml:space="preserve">Program for </w:t>
      </w:r>
      <w:proofErr w:type="gramStart"/>
      <w:r>
        <w:t>fork(</w:t>
      </w:r>
      <w:proofErr w:type="gramEnd"/>
      <w:r>
        <w:t>) system call</w:t>
      </w:r>
    </w:p>
    <w:p w:rsidR="00F774E2" w:rsidRDefault="00F774E2" w:rsidP="00F774E2">
      <w:pPr>
        <w:pStyle w:val="HTMLPreformatted"/>
      </w:pPr>
      <w:r>
        <w:t>#include&lt;</w:t>
      </w:r>
      <w:proofErr w:type="spellStart"/>
      <w:r>
        <w:t>stdio.h</w:t>
      </w:r>
      <w:proofErr w:type="spellEnd"/>
      <w:r>
        <w:t>&gt;</w:t>
      </w:r>
    </w:p>
    <w:p w:rsidR="00F774E2" w:rsidRDefault="00F774E2" w:rsidP="00F774E2">
      <w:pPr>
        <w:pStyle w:val="HTMLPreformatted"/>
      </w:pPr>
      <w:r>
        <w:t>#include&lt;</w:t>
      </w:r>
      <w:proofErr w:type="spellStart"/>
      <w:r>
        <w:t>unistd.h</w:t>
      </w:r>
      <w:proofErr w:type="spellEnd"/>
      <w:r>
        <w:t>&gt;</w:t>
      </w:r>
    </w:p>
    <w:p w:rsidR="00F774E2" w:rsidRDefault="00F774E2" w:rsidP="00F774E2">
      <w:pPr>
        <w:pStyle w:val="HTMLPreformatted"/>
      </w:pPr>
      <w:r>
        <w:t>#include&lt;sys/</w:t>
      </w:r>
      <w:proofErr w:type="spellStart"/>
      <w:r>
        <w:t>types.h</w:t>
      </w:r>
      <w:proofErr w:type="spellEnd"/>
      <w:r>
        <w:t>&gt;</w:t>
      </w:r>
    </w:p>
    <w:p w:rsidR="00F774E2" w:rsidRDefault="00F774E2" w:rsidP="00F774E2">
      <w:pPr>
        <w:pStyle w:val="HTMLPreformatted"/>
      </w:pPr>
      <w:proofErr w:type="spellStart"/>
      <w:proofErr w:type="gramStart"/>
      <w:r>
        <w:t>int</w:t>
      </w:r>
      <w:proofErr w:type="spellEnd"/>
      <w:proofErr w:type="gramEnd"/>
      <w:r>
        <w:t xml:space="preserve"> main()</w:t>
      </w:r>
    </w:p>
    <w:p w:rsidR="00F774E2" w:rsidRDefault="00F774E2" w:rsidP="00F774E2">
      <w:pPr>
        <w:pStyle w:val="HTMLPreformatted"/>
      </w:pPr>
      <w:r>
        <w:t>{</w:t>
      </w:r>
    </w:p>
    <w:p w:rsidR="00F774E2" w:rsidRDefault="00F774E2" w:rsidP="00F774E2">
      <w:pPr>
        <w:pStyle w:val="HTMLPreformatted"/>
      </w:pPr>
      <w:proofErr w:type="spellStart"/>
      <w:proofErr w:type="gramStart"/>
      <w:r>
        <w:t>pid_t</w:t>
      </w:r>
      <w:proofErr w:type="spellEnd"/>
      <w:proofErr w:type="gramEnd"/>
      <w:r>
        <w:t xml:space="preserve"> p;</w:t>
      </w:r>
    </w:p>
    <w:p w:rsidR="00F774E2" w:rsidRDefault="00F774E2" w:rsidP="00F774E2">
      <w:pPr>
        <w:pStyle w:val="HTMLPreformatted"/>
      </w:pPr>
      <w:proofErr w:type="spellStart"/>
      <w:proofErr w:type="gramStart"/>
      <w:r>
        <w:t>printf</w:t>
      </w:r>
      <w:proofErr w:type="spellEnd"/>
      <w:r>
        <w:t>(</w:t>
      </w:r>
      <w:proofErr w:type="gramEnd"/>
      <w:r>
        <w:t>"before fork\n");</w:t>
      </w:r>
    </w:p>
    <w:p w:rsidR="00F774E2" w:rsidRDefault="00F774E2" w:rsidP="00F774E2">
      <w:pPr>
        <w:pStyle w:val="HTMLPreformatted"/>
      </w:pPr>
      <w:r>
        <w:t>p=</w:t>
      </w:r>
      <w:proofErr w:type="gramStart"/>
      <w:r>
        <w:t>fork(</w:t>
      </w:r>
      <w:proofErr w:type="gramEnd"/>
      <w:r>
        <w:t>);</w:t>
      </w:r>
    </w:p>
    <w:p w:rsidR="00F774E2" w:rsidRDefault="00F774E2" w:rsidP="00F774E2">
      <w:pPr>
        <w:pStyle w:val="HTMLPreformatted"/>
      </w:pPr>
      <w:proofErr w:type="gramStart"/>
      <w:r>
        <w:t>if(</w:t>
      </w:r>
      <w:proofErr w:type="gramEnd"/>
      <w:r>
        <w:t>p==0)</w:t>
      </w:r>
    </w:p>
    <w:p w:rsidR="00F774E2" w:rsidRDefault="00F774E2" w:rsidP="00F774E2">
      <w:pPr>
        <w:pStyle w:val="HTMLPreformatted"/>
      </w:pPr>
      <w:r>
        <w:t>{</w:t>
      </w:r>
    </w:p>
    <w:p w:rsidR="00F774E2" w:rsidRDefault="00F774E2" w:rsidP="00F774E2">
      <w:pPr>
        <w:pStyle w:val="HTMLPreformatted"/>
      </w:pPr>
      <w:proofErr w:type="spellStart"/>
      <w:proofErr w:type="gramStart"/>
      <w:r>
        <w:t>printf</w:t>
      </w:r>
      <w:proofErr w:type="spellEnd"/>
      <w:r>
        <w:t>(</w:t>
      </w:r>
      <w:proofErr w:type="gramEnd"/>
      <w:r>
        <w:t>"I am child having id %d\</w:t>
      </w:r>
      <w:proofErr w:type="spellStart"/>
      <w:r>
        <w:t>n",getpid</w:t>
      </w:r>
      <w:proofErr w:type="spellEnd"/>
      <w:r>
        <w:t>());</w:t>
      </w:r>
    </w:p>
    <w:p w:rsidR="00F774E2" w:rsidRDefault="00F774E2" w:rsidP="00F774E2">
      <w:pPr>
        <w:pStyle w:val="HTMLPreformatted"/>
      </w:pPr>
      <w:proofErr w:type="spellStart"/>
      <w:proofErr w:type="gramStart"/>
      <w:r>
        <w:t>printf</w:t>
      </w:r>
      <w:proofErr w:type="spellEnd"/>
      <w:r>
        <w:t>(</w:t>
      </w:r>
      <w:proofErr w:type="gramEnd"/>
      <w:r>
        <w:t>"My parent's id is %d\</w:t>
      </w:r>
      <w:proofErr w:type="spellStart"/>
      <w:r>
        <w:t>n",getppid</w:t>
      </w:r>
      <w:proofErr w:type="spellEnd"/>
      <w:r>
        <w:t>());</w:t>
      </w:r>
    </w:p>
    <w:p w:rsidR="00F774E2" w:rsidRDefault="00F774E2" w:rsidP="00F774E2">
      <w:pPr>
        <w:pStyle w:val="HTMLPreformatted"/>
      </w:pPr>
      <w:r>
        <w:lastRenderedPageBreak/>
        <w:t>}</w:t>
      </w:r>
    </w:p>
    <w:p w:rsidR="00F774E2" w:rsidRDefault="00F774E2" w:rsidP="00F774E2">
      <w:pPr>
        <w:pStyle w:val="HTMLPreformatted"/>
      </w:pPr>
      <w:proofErr w:type="gramStart"/>
      <w:r>
        <w:t>else{</w:t>
      </w:r>
      <w:proofErr w:type="gramEnd"/>
    </w:p>
    <w:p w:rsidR="00F774E2" w:rsidRDefault="00F774E2" w:rsidP="00F774E2">
      <w:pPr>
        <w:pStyle w:val="HTMLPreformatted"/>
      </w:pPr>
      <w:proofErr w:type="spellStart"/>
      <w:proofErr w:type="gramStart"/>
      <w:r>
        <w:t>printf</w:t>
      </w:r>
      <w:proofErr w:type="spellEnd"/>
      <w:r>
        <w:t>(</w:t>
      </w:r>
      <w:proofErr w:type="gramEnd"/>
      <w:r>
        <w:t>"My child's id is %d\</w:t>
      </w:r>
      <w:proofErr w:type="spellStart"/>
      <w:r>
        <w:t>n",p</w:t>
      </w:r>
      <w:proofErr w:type="spellEnd"/>
      <w:r>
        <w:t>);</w:t>
      </w:r>
    </w:p>
    <w:p w:rsidR="00F774E2" w:rsidRDefault="00F774E2" w:rsidP="00F774E2">
      <w:pPr>
        <w:pStyle w:val="HTMLPreformatted"/>
      </w:pPr>
      <w:proofErr w:type="spellStart"/>
      <w:proofErr w:type="gramStart"/>
      <w:r>
        <w:t>printf</w:t>
      </w:r>
      <w:proofErr w:type="spellEnd"/>
      <w:r>
        <w:t>(</w:t>
      </w:r>
      <w:proofErr w:type="gramEnd"/>
      <w:r>
        <w:t>"I am parent having id %d\</w:t>
      </w:r>
      <w:proofErr w:type="spellStart"/>
      <w:r>
        <w:t>n",getpid</w:t>
      </w:r>
      <w:proofErr w:type="spellEnd"/>
      <w:r>
        <w:t>());</w:t>
      </w:r>
    </w:p>
    <w:p w:rsidR="00F774E2" w:rsidRDefault="00F774E2" w:rsidP="00F774E2">
      <w:pPr>
        <w:pStyle w:val="HTMLPreformatted"/>
      </w:pPr>
      <w:r>
        <w:t>}</w:t>
      </w:r>
    </w:p>
    <w:p w:rsidR="00F774E2" w:rsidRDefault="00F774E2" w:rsidP="00F774E2">
      <w:pPr>
        <w:pStyle w:val="HTMLPreformatted"/>
      </w:pPr>
      <w:proofErr w:type="spellStart"/>
      <w:proofErr w:type="gramStart"/>
      <w:r>
        <w:t>printf</w:t>
      </w:r>
      <w:proofErr w:type="spellEnd"/>
      <w:r>
        <w:t>(</w:t>
      </w:r>
      <w:proofErr w:type="gramEnd"/>
      <w:r>
        <w:t>"Common\n");</w:t>
      </w:r>
    </w:p>
    <w:p w:rsidR="00F774E2" w:rsidRDefault="00F774E2" w:rsidP="00F774E2">
      <w:pPr>
        <w:pStyle w:val="HTMLPreformatted"/>
      </w:pPr>
      <w:r>
        <w:t>}</w:t>
      </w:r>
    </w:p>
    <w:p w:rsidR="00F774E2" w:rsidRPr="00F774E2" w:rsidRDefault="00F774E2" w:rsidP="00F774E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w:t>
      </w:r>
    </w:p>
    <w:p w:rsidR="00F774E2" w:rsidRPr="00F774E2" w:rsidRDefault="00F774E2" w:rsidP="00F774E2">
      <w:pPr>
        <w:spacing w:after="0" w:line="240" w:lineRule="auto"/>
        <w:rPr>
          <w:ins w:id="0" w:author="Unknown"/>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667250" cy="2381250"/>
            <wp:effectExtent l="19050" t="0" r="0" b="0"/>
            <wp:docPr id="1" name="Picture 1" descr="fork() system cal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k() system call output"/>
                    <pic:cNvPicPr>
                      <a:picLocks noChangeAspect="1" noChangeArrowheads="1"/>
                    </pic:cNvPicPr>
                  </pic:nvPicPr>
                  <pic:blipFill>
                    <a:blip r:embed="rId9"/>
                    <a:srcRect/>
                    <a:stretch>
                      <a:fillRect/>
                    </a:stretch>
                  </pic:blipFill>
                  <pic:spPr bwMode="auto">
                    <a:xfrm>
                      <a:off x="0" y="0"/>
                      <a:ext cx="4667250" cy="2381250"/>
                    </a:xfrm>
                    <a:prstGeom prst="rect">
                      <a:avLst/>
                    </a:prstGeom>
                    <a:noFill/>
                    <a:ln w="9525">
                      <a:noFill/>
                      <a:miter lim="800000"/>
                      <a:headEnd/>
                      <a:tailEnd/>
                    </a:ln>
                  </pic:spPr>
                </pic:pic>
              </a:graphicData>
            </a:graphic>
          </wp:inline>
        </w:drawing>
      </w:r>
    </w:p>
    <w:p w:rsidR="00F774E2" w:rsidRDefault="00F774E2" w:rsidP="00F774E2">
      <w:pPr>
        <w:pStyle w:val="Heading3"/>
      </w:pPr>
      <w:r>
        <w:rPr>
          <w:rStyle w:val="Strong"/>
          <w:b/>
          <w:bCs/>
        </w:rPr>
        <w:t xml:space="preserve">Working of </w:t>
      </w:r>
      <w:proofErr w:type="gramStart"/>
      <w:r>
        <w:rPr>
          <w:rStyle w:val="Strong"/>
          <w:b/>
          <w:bCs/>
        </w:rPr>
        <w:t>fork(</w:t>
      </w:r>
      <w:proofErr w:type="gramEnd"/>
      <w:r>
        <w:rPr>
          <w:rStyle w:val="Strong"/>
          <w:b/>
          <w:bCs/>
        </w:rPr>
        <w:t xml:space="preserve">) system call: </w:t>
      </w:r>
    </w:p>
    <w:p w:rsidR="00F774E2" w:rsidRDefault="00F774E2" w:rsidP="00F774E2">
      <w:pPr>
        <w:pStyle w:val="NormalWeb"/>
      </w:pPr>
      <w:r>
        <w:t xml:space="preserve">After compiling the program with </w:t>
      </w:r>
      <w:proofErr w:type="spellStart"/>
      <w:r>
        <w:t>gcc</w:t>
      </w:r>
      <w:proofErr w:type="spellEnd"/>
      <w:r>
        <w:t xml:space="preserve"> it creates an output file “</w:t>
      </w:r>
      <w:proofErr w:type="spellStart"/>
      <w:r>
        <w:t>a.out</w:t>
      </w:r>
      <w:proofErr w:type="spellEnd"/>
      <w:r>
        <w:t xml:space="preserve">”. The moment you run </w:t>
      </w:r>
      <w:proofErr w:type="spellStart"/>
      <w:r>
        <w:t>a.out</w:t>
      </w:r>
      <w:proofErr w:type="spellEnd"/>
      <w:r>
        <w:t xml:space="preserve"> using the </w:t>
      </w:r>
      <w:proofErr w:type="gramStart"/>
      <w:r>
        <w:t>command, ./</w:t>
      </w:r>
      <w:proofErr w:type="spellStart"/>
      <w:proofErr w:type="gramEnd"/>
      <w:r>
        <w:t>a.out</w:t>
      </w:r>
      <w:proofErr w:type="spellEnd"/>
      <w:r>
        <w:t xml:space="preserve">, a new process is created (parent).  This process gets the process id (PID) 27. The PID will differ from system to system and each time you run the program. The process starts to run and it prints </w:t>
      </w:r>
      <w:r>
        <w:rPr>
          <w:rStyle w:val="Strong"/>
        </w:rPr>
        <w:t>before fork</w:t>
      </w:r>
      <w:r>
        <w:t xml:space="preserve">. Next it executes the </w:t>
      </w:r>
      <w:proofErr w:type="gramStart"/>
      <w:r>
        <w:t>fork(</w:t>
      </w:r>
      <w:proofErr w:type="gramEnd"/>
      <w:r>
        <w:t xml:space="preserve">) system call. If it gets executed a child process is created having a different PID. Now there are two process in the system both having the same code to run. But since the code has been run till this line the execution will continue from the next line in both the process. </w:t>
      </w:r>
      <w:proofErr w:type="gramStart"/>
      <w:r>
        <w:t>fork(</w:t>
      </w:r>
      <w:proofErr w:type="gramEnd"/>
      <w:r>
        <w:t xml:space="preserve">) on success returns either 0 or a non-zero value. Since, the same code is both the processes the variable ‘p’ will have some value in both the process. In the parent process it gets a non-zero positive value (which actually is the PID of the child). In the child process ‘p’ gets the value ‘0’. </w:t>
      </w:r>
    </w:p>
    <w:p w:rsidR="00F774E2" w:rsidRDefault="00F774E2" w:rsidP="00F774E2">
      <w:pPr>
        <w:pStyle w:val="NormalWeb"/>
      </w:pPr>
      <w:r>
        <w:t xml:space="preserve">Hence the next </w:t>
      </w:r>
      <w:proofErr w:type="gramStart"/>
      <w:r>
        <w:t>lines of code has</w:t>
      </w:r>
      <w:proofErr w:type="gramEnd"/>
      <w:r>
        <w:t xml:space="preserve"> been written to check the value of ‘p’. When the if-else code runs from within the parent the condition becomes false and the else part is run. So, the lines </w:t>
      </w:r>
    </w:p>
    <w:p w:rsidR="00F774E2" w:rsidRDefault="00F774E2" w:rsidP="00F774E2">
      <w:pPr>
        <w:pStyle w:val="NormalWeb"/>
      </w:pPr>
      <w:r>
        <w:t>My child’s id is 28</w:t>
      </w:r>
    </w:p>
    <w:p w:rsidR="00F774E2" w:rsidRDefault="00F774E2" w:rsidP="00F774E2">
      <w:pPr>
        <w:pStyle w:val="NormalWeb"/>
      </w:pPr>
      <w:r>
        <w:t>I am parent having id 27</w:t>
      </w:r>
    </w:p>
    <w:p w:rsidR="00F774E2" w:rsidRDefault="00F774E2" w:rsidP="00F774E2">
      <w:pPr>
        <w:pStyle w:val="NormalWeb"/>
      </w:pPr>
      <w:proofErr w:type="gramStart"/>
      <w:r>
        <w:t>Are printed by the parent process.</w:t>
      </w:r>
      <w:proofErr w:type="gramEnd"/>
    </w:p>
    <w:p w:rsidR="00F774E2" w:rsidRDefault="00F774E2" w:rsidP="00F774E2">
      <w:pPr>
        <w:pStyle w:val="NormalWeb"/>
      </w:pPr>
      <w:r>
        <w:t xml:space="preserve">When the if-else case runs from within the child the if condition becomes true and hence the lines </w:t>
      </w:r>
    </w:p>
    <w:p w:rsidR="00F774E2" w:rsidRDefault="00F774E2" w:rsidP="00F774E2">
      <w:pPr>
        <w:pStyle w:val="NormalWeb"/>
      </w:pPr>
      <w:r>
        <w:lastRenderedPageBreak/>
        <w:t>I am child having id 28</w:t>
      </w:r>
    </w:p>
    <w:p w:rsidR="00F774E2" w:rsidRDefault="00F774E2" w:rsidP="00F774E2">
      <w:pPr>
        <w:pStyle w:val="NormalWeb"/>
      </w:pPr>
      <w:r>
        <w:t>My parent’s id is 27</w:t>
      </w:r>
    </w:p>
    <w:p w:rsidR="00F774E2" w:rsidRDefault="00F774E2" w:rsidP="00F774E2">
      <w:pPr>
        <w:pStyle w:val="NormalWeb"/>
      </w:pPr>
      <w:proofErr w:type="gramStart"/>
      <w:r>
        <w:t>Are printed by the child process.</w:t>
      </w:r>
      <w:proofErr w:type="gramEnd"/>
    </w:p>
    <w:p w:rsidR="00F774E2" w:rsidRDefault="00F774E2" w:rsidP="00F774E2">
      <w:pPr>
        <w:pStyle w:val="NormalWeb"/>
      </w:pPr>
      <w:r>
        <w:t xml:space="preserve">Since the </w:t>
      </w:r>
      <w:proofErr w:type="spellStart"/>
      <w:proofErr w:type="gramStart"/>
      <w:r>
        <w:t>printf</w:t>
      </w:r>
      <w:proofErr w:type="spellEnd"/>
      <w:r>
        <w:t>(</w:t>
      </w:r>
      <w:proofErr w:type="gramEnd"/>
      <w:r>
        <w:t>“common\n”) line was out of the if-else it has been printed twice; once by the parent process and once by the child process.</w:t>
      </w:r>
    </w:p>
    <w:p w:rsidR="00F774E2" w:rsidRDefault="00F774E2" w:rsidP="00F774E2">
      <w:pPr>
        <w:pStyle w:val="NormalWeb"/>
      </w:pPr>
      <w:r>
        <w:t>By analysing the PID printed by each process the parent-child relationship can also be verified between them. The process with PID 27 says its child has a PID 28. Similarly, the process with PID 28 says its parent has a PID 27.</w:t>
      </w:r>
    </w:p>
    <w:p w:rsidR="00F774E2" w:rsidRDefault="00F774E2" w:rsidP="00F774E2">
      <w:pPr>
        <w:pStyle w:val="NormalWeb"/>
      </w:pPr>
    </w:p>
    <w:p w:rsidR="00F774E2" w:rsidRDefault="00F774E2" w:rsidP="00F774E2">
      <w:pPr>
        <w:pStyle w:val="NormalWeb"/>
      </w:pPr>
      <w:r>
        <w:rPr>
          <w:rStyle w:val="Emphasis"/>
        </w:rPr>
        <w:t xml:space="preserve">Note: </w:t>
      </w:r>
      <w:r>
        <w:t xml:space="preserve">The function </w:t>
      </w:r>
      <w:proofErr w:type="spellStart"/>
      <w:proofErr w:type="gramStart"/>
      <w:r>
        <w:t>getpid</w:t>
      </w:r>
      <w:proofErr w:type="spellEnd"/>
      <w:r>
        <w:t>(</w:t>
      </w:r>
      <w:proofErr w:type="gramEnd"/>
      <w:r>
        <w:t xml:space="preserve">) is used to print the PID of a process while the function </w:t>
      </w:r>
      <w:proofErr w:type="spellStart"/>
      <w:r>
        <w:t>getppid</w:t>
      </w:r>
      <w:proofErr w:type="spellEnd"/>
      <w:r>
        <w:t>() is used to print the PID of the parent process.</w:t>
      </w:r>
    </w:p>
    <w:p w:rsidR="00F774E2" w:rsidRDefault="00F774E2" w:rsidP="00F774E2">
      <w:pPr>
        <w:pStyle w:val="Heading4"/>
      </w:pPr>
      <w:r>
        <w:rPr>
          <w:rStyle w:val="Strong"/>
          <w:b/>
          <w:bCs/>
        </w:rPr>
        <w:t>Point to Remember:</w:t>
      </w:r>
    </w:p>
    <w:p w:rsidR="00F774E2" w:rsidRDefault="00F774E2" w:rsidP="00F774E2">
      <w:pPr>
        <w:pStyle w:val="NormalWeb"/>
      </w:pPr>
      <w:r>
        <w:t xml:space="preserve">Whatever task you want the parent to perform should be written in the </w:t>
      </w:r>
      <w:r>
        <w:rPr>
          <w:rStyle w:val="Emphasis"/>
        </w:rPr>
        <w:t>else</w:t>
      </w:r>
      <w:r>
        <w:t xml:space="preserve"> part and the task for the child process should be written in </w:t>
      </w:r>
      <w:r>
        <w:rPr>
          <w:rStyle w:val="Emphasis"/>
        </w:rPr>
        <w:t>p==0</w:t>
      </w:r>
      <w:r>
        <w:t xml:space="preserve"> </w:t>
      </w:r>
      <w:proofErr w:type="gramStart"/>
      <w:r>
        <w:t>part</w:t>
      </w:r>
      <w:proofErr w:type="gramEnd"/>
      <w:r>
        <w:t>. Anything outside the if-else will be performed by both parent and child.</w:t>
      </w:r>
    </w:p>
    <w:p w:rsidR="00F774E2" w:rsidRDefault="00F774E2" w:rsidP="00F774E2">
      <w:pPr>
        <w:pStyle w:val="Heading3"/>
      </w:pPr>
      <w:r>
        <w:rPr>
          <w:rStyle w:val="Strong"/>
          <w:b/>
          <w:bCs/>
        </w:rPr>
        <w:t>Why the output is not in an order?</w:t>
      </w:r>
    </w:p>
    <w:p w:rsidR="00F774E2" w:rsidRDefault="00F774E2" w:rsidP="00F774E2">
      <w:pPr>
        <w:pStyle w:val="NormalWeb"/>
      </w:pPr>
      <w:r>
        <w:t xml:space="preserve">If the code is run multiple times, the order of the output lines may differ. Since there are two processes, the processor can be assigned to any of them. One of them can pre-empt the other and hence the output may overlap. The order of the output will differ. If you want the parent to execute first or the child to execute first then either </w:t>
      </w:r>
      <w:proofErr w:type="gramStart"/>
      <w:r>
        <w:t>wait(</w:t>
      </w:r>
      <w:proofErr w:type="gramEnd"/>
      <w:r>
        <w:t>) or sleep() functions can be used depending on the requirement.</w:t>
      </w:r>
    </w:p>
    <w:p w:rsidR="00F774E2" w:rsidRDefault="00F774E2" w:rsidP="00F774E2">
      <w:pPr>
        <w:pStyle w:val="Heading3"/>
      </w:pPr>
      <w:r>
        <w:t xml:space="preserve">Practice Program on </w:t>
      </w:r>
      <w:proofErr w:type="gramStart"/>
      <w:r>
        <w:t>fork(</w:t>
      </w:r>
      <w:proofErr w:type="gramEnd"/>
      <w:r>
        <w:t>) system call</w:t>
      </w:r>
    </w:p>
    <w:p w:rsidR="00F774E2" w:rsidRDefault="00F774E2" w:rsidP="00F774E2">
      <w:pPr>
        <w:pStyle w:val="NormalWeb"/>
      </w:pPr>
      <w:r>
        <w:t xml:space="preserve">Q1. Write a program using </w:t>
      </w:r>
      <w:proofErr w:type="gramStart"/>
      <w:r>
        <w:t>fork(</w:t>
      </w:r>
      <w:proofErr w:type="gramEnd"/>
      <w:r>
        <w:t>) system call to create two child of the same process i.e., Parent P having child process P1 and P2.</w:t>
      </w:r>
      <w:r>
        <w:br/>
        <w:t xml:space="preserve">Q2. Write a program using </w:t>
      </w:r>
      <w:proofErr w:type="gramStart"/>
      <w:r>
        <w:t>fork(</w:t>
      </w:r>
      <w:proofErr w:type="gramEnd"/>
      <w:r>
        <w:t>) system call to create a hierarchy of 3 process such that P2 is the child of P1 and P1 is the child of P.</w:t>
      </w:r>
    </w:p>
    <w:p w:rsidR="00F774E2" w:rsidRDefault="00F774E2" w:rsidP="00F774E2">
      <w:pPr>
        <w:pStyle w:val="Heading3"/>
      </w:pPr>
      <w:r>
        <w:t xml:space="preserve">Viva questions on </w:t>
      </w:r>
      <w:proofErr w:type="gramStart"/>
      <w:r>
        <w:t>fork(</w:t>
      </w:r>
      <w:proofErr w:type="gramEnd"/>
      <w:r>
        <w:t>) system call</w:t>
      </w:r>
    </w:p>
    <w:p w:rsidR="00F774E2" w:rsidRDefault="00F774E2" w:rsidP="00F774E2">
      <w:pPr>
        <w:pStyle w:val="NormalWeb"/>
      </w:pPr>
      <w:r>
        <w:t xml:space="preserve">Q1. What does the </w:t>
      </w:r>
      <w:proofErr w:type="gramStart"/>
      <w:r>
        <w:t>fork(</w:t>
      </w:r>
      <w:proofErr w:type="gramEnd"/>
      <w:r>
        <w:t>) system call return on success?</w:t>
      </w:r>
      <w:r>
        <w:br/>
        <w:t>Q2. What is the PID of the child process?</w:t>
      </w:r>
      <w:r>
        <w:br/>
        <w:t>Q3. Which function is used to get the PID of a process?</w:t>
      </w:r>
      <w:r>
        <w:br/>
        <w:t>Q4. How many total process are created with the below code</w:t>
      </w:r>
    </w:p>
    <w:p w:rsidR="00F774E2" w:rsidRDefault="00F774E2" w:rsidP="00F774E2">
      <w:pPr>
        <w:pStyle w:val="HTMLPreformatted"/>
      </w:pPr>
      <w:proofErr w:type="spellStart"/>
      <w:proofErr w:type="gramStart"/>
      <w:r>
        <w:t>int</w:t>
      </w:r>
      <w:proofErr w:type="spellEnd"/>
      <w:proofErr w:type="gramEnd"/>
      <w:r>
        <w:t xml:space="preserve"> main()</w:t>
      </w:r>
    </w:p>
    <w:p w:rsidR="00F774E2" w:rsidRDefault="00F774E2" w:rsidP="00F774E2">
      <w:pPr>
        <w:pStyle w:val="HTMLPreformatted"/>
      </w:pPr>
      <w:r>
        <w:t>{</w:t>
      </w:r>
    </w:p>
    <w:p w:rsidR="00F774E2" w:rsidRDefault="00F774E2" w:rsidP="00F774E2">
      <w:pPr>
        <w:pStyle w:val="HTMLPreformatted"/>
      </w:pPr>
      <w:r>
        <w:t xml:space="preserve">  </w:t>
      </w:r>
      <w:proofErr w:type="gramStart"/>
      <w:r>
        <w:t>fork(</w:t>
      </w:r>
      <w:proofErr w:type="gramEnd"/>
      <w:r>
        <w:t>);</w:t>
      </w:r>
    </w:p>
    <w:p w:rsidR="00F774E2" w:rsidRDefault="00F774E2" w:rsidP="00F774E2">
      <w:pPr>
        <w:pStyle w:val="HTMLPreformatted"/>
      </w:pPr>
      <w:r>
        <w:t xml:space="preserve">  </w:t>
      </w:r>
      <w:proofErr w:type="gramStart"/>
      <w:r>
        <w:t>fork(</w:t>
      </w:r>
      <w:proofErr w:type="gramEnd"/>
      <w:r>
        <w:t>);</w:t>
      </w:r>
    </w:p>
    <w:p w:rsidR="00F774E2" w:rsidRDefault="00F774E2" w:rsidP="00F774E2">
      <w:pPr>
        <w:pStyle w:val="HTMLPreformatted"/>
        <w:pBdr>
          <w:bottom w:val="double" w:sz="6" w:space="1" w:color="auto"/>
        </w:pBdr>
      </w:pPr>
      <w:r>
        <w:lastRenderedPageBreak/>
        <w:t>}</w:t>
      </w:r>
    </w:p>
    <w:p w:rsidR="00F774E2" w:rsidRDefault="00F774E2" w:rsidP="00F774E2">
      <w:pPr>
        <w:pStyle w:val="HTMLPreformatted"/>
      </w:pPr>
      <w:r>
        <w:t>//</w:t>
      </w:r>
      <w:proofErr w:type="spellStart"/>
      <w:r>
        <w:t>open.c</w:t>
      </w:r>
      <w:proofErr w:type="spellEnd"/>
    </w:p>
    <w:p w:rsidR="00F774E2" w:rsidRDefault="00F774E2" w:rsidP="00F774E2">
      <w:pPr>
        <w:pStyle w:val="HTMLPreformatted"/>
      </w:pPr>
      <w:r>
        <w:t>#include&lt;</w:t>
      </w:r>
      <w:proofErr w:type="spellStart"/>
      <w:r>
        <w:t>stdio.h</w:t>
      </w:r>
      <w:proofErr w:type="spellEnd"/>
      <w:r>
        <w:t>&gt;</w:t>
      </w:r>
    </w:p>
    <w:p w:rsidR="00F774E2" w:rsidRDefault="00F774E2" w:rsidP="00F774E2">
      <w:pPr>
        <w:pStyle w:val="HTMLPreformatted"/>
      </w:pPr>
      <w:r>
        <w:t>#include&lt;</w:t>
      </w:r>
      <w:proofErr w:type="spellStart"/>
      <w:r>
        <w:t>unistd.h</w:t>
      </w:r>
      <w:proofErr w:type="spellEnd"/>
      <w:r>
        <w:t>&gt;</w:t>
      </w:r>
    </w:p>
    <w:p w:rsidR="00F774E2" w:rsidRDefault="00F774E2" w:rsidP="00F774E2">
      <w:pPr>
        <w:pStyle w:val="HTMLPreformatted"/>
      </w:pPr>
      <w:r>
        <w:t>#include&lt;sys/</w:t>
      </w:r>
      <w:proofErr w:type="spellStart"/>
      <w:r>
        <w:t>types.h</w:t>
      </w:r>
      <w:proofErr w:type="spellEnd"/>
      <w:r>
        <w:t>&gt;</w:t>
      </w:r>
    </w:p>
    <w:p w:rsidR="00F774E2" w:rsidRDefault="00F774E2" w:rsidP="00F774E2">
      <w:pPr>
        <w:pStyle w:val="HTMLPreformatted"/>
      </w:pPr>
      <w:r>
        <w:t>#include&lt;sys/</w:t>
      </w:r>
      <w:proofErr w:type="spellStart"/>
      <w:r>
        <w:t>stat.h</w:t>
      </w:r>
      <w:proofErr w:type="spellEnd"/>
      <w:r>
        <w:t>&gt;</w:t>
      </w:r>
    </w:p>
    <w:p w:rsidR="00F774E2" w:rsidRDefault="00F774E2" w:rsidP="00F774E2">
      <w:pPr>
        <w:pStyle w:val="HTMLPreformatted"/>
      </w:pPr>
      <w:r>
        <w:t>#include&lt;</w:t>
      </w:r>
      <w:proofErr w:type="spellStart"/>
      <w:r>
        <w:t>fcntl.h</w:t>
      </w:r>
      <w:proofErr w:type="spellEnd"/>
      <w:r>
        <w:t>&gt;</w:t>
      </w:r>
    </w:p>
    <w:p w:rsidR="00F774E2" w:rsidRDefault="00F774E2" w:rsidP="00F774E2">
      <w:pPr>
        <w:pStyle w:val="HTMLPreformatted"/>
      </w:pPr>
      <w:proofErr w:type="spellStart"/>
      <w:proofErr w:type="gramStart"/>
      <w:r>
        <w:t>int</w:t>
      </w:r>
      <w:proofErr w:type="spellEnd"/>
      <w:proofErr w:type="gramEnd"/>
      <w:r>
        <w:t xml:space="preserve"> main()</w:t>
      </w:r>
    </w:p>
    <w:p w:rsidR="00F774E2" w:rsidRDefault="00F774E2" w:rsidP="00F774E2">
      <w:pPr>
        <w:pStyle w:val="HTMLPreformatted"/>
      </w:pPr>
      <w:r>
        <w:t>{</w:t>
      </w:r>
    </w:p>
    <w:p w:rsidR="00F774E2" w:rsidRDefault="00F774E2" w:rsidP="00F774E2">
      <w:pPr>
        <w:pStyle w:val="HTMLPreformatted"/>
      </w:pPr>
      <w:proofErr w:type="spellStart"/>
      <w:proofErr w:type="gramStart"/>
      <w:r>
        <w:t>int</w:t>
      </w:r>
      <w:proofErr w:type="spellEnd"/>
      <w:proofErr w:type="gramEnd"/>
      <w:r>
        <w:t xml:space="preserve"> </w:t>
      </w:r>
      <w:proofErr w:type="spellStart"/>
      <w:r>
        <w:t>n,fd</w:t>
      </w:r>
      <w:proofErr w:type="spellEnd"/>
      <w:r>
        <w:t>;</w:t>
      </w:r>
    </w:p>
    <w:p w:rsidR="00F774E2" w:rsidRDefault="00F774E2" w:rsidP="00F774E2">
      <w:pPr>
        <w:pStyle w:val="HTMLPreformatted"/>
      </w:pPr>
      <w:proofErr w:type="gramStart"/>
      <w:r>
        <w:t>char</w:t>
      </w:r>
      <w:proofErr w:type="gramEnd"/>
      <w:r>
        <w:t xml:space="preserve"> buff[50];</w:t>
      </w:r>
    </w:p>
    <w:p w:rsidR="00F774E2" w:rsidRDefault="00F774E2" w:rsidP="00F774E2">
      <w:pPr>
        <w:pStyle w:val="HTMLPreformatted"/>
      </w:pPr>
      <w:proofErr w:type="spellStart"/>
      <w:proofErr w:type="gramStart"/>
      <w:r>
        <w:t>fd</w:t>
      </w:r>
      <w:proofErr w:type="spellEnd"/>
      <w:r>
        <w:t>=</w:t>
      </w:r>
      <w:proofErr w:type="gramEnd"/>
      <w:r>
        <w:t>open("</w:t>
      </w:r>
      <w:proofErr w:type="spellStart"/>
      <w:r>
        <w:t>test.txt",O_RDONLY</w:t>
      </w:r>
      <w:proofErr w:type="spellEnd"/>
      <w:r>
        <w:t xml:space="preserve">); //opens test.txt in read mode and the file descriptor is saved in integer </w:t>
      </w:r>
      <w:proofErr w:type="spellStart"/>
      <w:r>
        <w:t>fd</w:t>
      </w:r>
      <w:proofErr w:type="spellEnd"/>
      <w:r>
        <w:t>.</w:t>
      </w:r>
    </w:p>
    <w:p w:rsidR="00F774E2" w:rsidRDefault="00F774E2" w:rsidP="00F774E2">
      <w:pPr>
        <w:pStyle w:val="HTMLPreformatted"/>
      </w:pPr>
      <w:proofErr w:type="spellStart"/>
      <w:proofErr w:type="gramStart"/>
      <w:r>
        <w:t>printf</w:t>
      </w:r>
      <w:proofErr w:type="spellEnd"/>
      <w:r>
        <w:t>(</w:t>
      </w:r>
      <w:proofErr w:type="gramEnd"/>
      <w:r>
        <w:t>"The file descriptor of the file is: %d\</w:t>
      </w:r>
      <w:proofErr w:type="spellStart"/>
      <w:r>
        <w:t>n,fd</w:t>
      </w:r>
      <w:proofErr w:type="spellEnd"/>
      <w:r>
        <w:t>); // the value of the file descriptor is printed.</w:t>
      </w:r>
    </w:p>
    <w:p w:rsidR="00F774E2" w:rsidRDefault="00F774E2" w:rsidP="00F774E2">
      <w:pPr>
        <w:pStyle w:val="HTMLPreformatted"/>
      </w:pPr>
      <w:r>
        <w:t>n=</w:t>
      </w:r>
      <w:proofErr w:type="gramStart"/>
      <w:r>
        <w:t>read(</w:t>
      </w:r>
      <w:proofErr w:type="gramEnd"/>
      <w:r>
        <w:t xml:space="preserve">fd,buff,10);//read 10 characters from the file pointed to by file descriptor </w:t>
      </w:r>
      <w:proofErr w:type="spellStart"/>
      <w:r>
        <w:t>fd</w:t>
      </w:r>
      <w:proofErr w:type="spellEnd"/>
      <w:r>
        <w:t xml:space="preserve"> and save them in buffer (buff)</w:t>
      </w:r>
    </w:p>
    <w:p w:rsidR="00F774E2" w:rsidRDefault="00F774E2" w:rsidP="00F774E2">
      <w:pPr>
        <w:pStyle w:val="HTMLPreformatted"/>
      </w:pPr>
      <w:proofErr w:type="gramStart"/>
      <w:r>
        <w:t>write(</w:t>
      </w:r>
      <w:proofErr w:type="gramEnd"/>
      <w:r>
        <w:t>1,buff,n); //write on the screen from the buffer</w:t>
      </w:r>
    </w:p>
    <w:p w:rsidR="00F774E2" w:rsidRDefault="00F774E2" w:rsidP="00F774E2">
      <w:pPr>
        <w:pStyle w:val="HTMLPreformatted"/>
      </w:pPr>
      <w:r>
        <w:t>}</w:t>
      </w:r>
    </w:p>
    <w:p w:rsidR="00F774E2" w:rsidRDefault="00F774E2" w:rsidP="00F774E2">
      <w:pPr>
        <w:pStyle w:val="Heading2"/>
      </w:pPr>
      <w:r>
        <w:t>How it works?</w:t>
      </w:r>
    </w:p>
    <w:p w:rsidR="00F774E2" w:rsidRDefault="00F774E2" w:rsidP="00F774E2">
      <w:pPr>
        <w:pStyle w:val="NormalWeb"/>
      </w:pPr>
      <w:r>
        <w:t xml:space="preserve">First, create a file “test.txt” and write some content into </w:t>
      </w:r>
      <w:proofErr w:type="gramStart"/>
      <w:r>
        <w:t>it(</w:t>
      </w:r>
      <w:proofErr w:type="gramEnd"/>
      <w:r>
        <w:t xml:space="preserve">more than 10 characters). The </w:t>
      </w:r>
      <w:proofErr w:type="gramStart"/>
      <w:r>
        <w:t>open(</w:t>
      </w:r>
      <w:proofErr w:type="gramEnd"/>
      <w:r>
        <w:t>) system call opens the file test.txt in read-only mode and returns the file descriptor. This file descriptor is saved in variable ‘</w:t>
      </w:r>
      <w:proofErr w:type="spellStart"/>
      <w:r>
        <w:t>fd</w:t>
      </w:r>
      <w:proofErr w:type="spellEnd"/>
      <w:r>
        <w:t xml:space="preserve">’. You can print it to check the value of file </w:t>
      </w:r>
      <w:proofErr w:type="spellStart"/>
      <w:r>
        <w:t>dexcriptor</w:t>
      </w:r>
      <w:proofErr w:type="spellEnd"/>
      <w:r>
        <w:t xml:space="preserve"> of the file. </w:t>
      </w:r>
      <w:proofErr w:type="gramStart"/>
      <w:r>
        <w:t>next</w:t>
      </w:r>
      <w:proofErr w:type="gramEnd"/>
      <w:r>
        <w:t>, use read() to read 10 characters from the file into the buffer. Finally, the buffer values are printed on the screen. The file descriptor used here is ‘0’ which is the file descriptor for standard output device.</w:t>
      </w:r>
    </w:p>
    <w:p w:rsidR="00F774E2" w:rsidRDefault="00F774E2" w:rsidP="00F774E2">
      <w:pPr>
        <w:pStyle w:val="Heading2"/>
      </w:pPr>
      <w:r>
        <w:t>Output</w:t>
      </w:r>
    </w:p>
    <w:p w:rsidR="00F774E2" w:rsidRDefault="00F774E2" w:rsidP="00F774E2">
      <w:pPr>
        <w:pStyle w:val="NormalWeb"/>
      </w:pPr>
      <w:r>
        <w:rPr>
          <w:rStyle w:val="Strong"/>
        </w:rPr>
        <w:t>Step1:</w:t>
      </w:r>
      <w:r>
        <w:t xml:space="preserve"> create the file test.txt and write “1234567890abcdefghij54321” into it</w:t>
      </w:r>
      <w:r>
        <w:br/>
        <w:t>$</w:t>
      </w:r>
      <w:proofErr w:type="spellStart"/>
      <w:r>
        <w:t>nano</w:t>
      </w:r>
      <w:proofErr w:type="spellEnd"/>
      <w:r>
        <w:t xml:space="preserve"> test.txt</w:t>
      </w:r>
      <w:r>
        <w:br/>
      </w:r>
      <w:r>
        <w:rPr>
          <w:rStyle w:val="Strong"/>
        </w:rPr>
        <w:t>Step2:</w:t>
      </w:r>
      <w:r>
        <w:t xml:space="preserve"> compile the program</w:t>
      </w:r>
      <w:r>
        <w:br/>
        <w:t>$</w:t>
      </w:r>
      <w:proofErr w:type="spellStart"/>
      <w:r>
        <w:t>gcc</w:t>
      </w:r>
      <w:proofErr w:type="spellEnd"/>
      <w:r>
        <w:t xml:space="preserve"> </w:t>
      </w:r>
      <w:proofErr w:type="spellStart"/>
      <w:r>
        <w:t>open.c</w:t>
      </w:r>
      <w:proofErr w:type="spellEnd"/>
      <w:r>
        <w:br/>
      </w:r>
      <w:r>
        <w:rPr>
          <w:rStyle w:val="Strong"/>
        </w:rPr>
        <w:t>Step3:</w:t>
      </w:r>
      <w:r>
        <w:t xml:space="preserve"> run</w:t>
      </w:r>
      <w:r>
        <w:br/>
        <w:t>$</w:t>
      </w:r>
      <w:proofErr w:type="gramStart"/>
      <w:r>
        <w:t>./</w:t>
      </w:r>
      <w:proofErr w:type="spellStart"/>
      <w:proofErr w:type="gramEnd"/>
      <w:r>
        <w:t>a.out</w:t>
      </w:r>
      <w:proofErr w:type="spellEnd"/>
    </w:p>
    <w:p w:rsidR="00CC04E5" w:rsidRDefault="00CC04E5" w:rsidP="00CC04E5">
      <w:pPr>
        <w:pStyle w:val="Heading3"/>
      </w:pPr>
      <w:r>
        <w:t xml:space="preserve">Program for </w:t>
      </w:r>
      <w:proofErr w:type="gramStart"/>
      <w:r>
        <w:t>wait(</w:t>
      </w:r>
      <w:proofErr w:type="gramEnd"/>
      <w:r>
        <w:t>) system call which makes the parent process wait for the child to finish.</w:t>
      </w:r>
    </w:p>
    <w:p w:rsidR="00CC04E5" w:rsidRDefault="00CC04E5" w:rsidP="00CC04E5">
      <w:pPr>
        <w:pStyle w:val="HTMLPreformatted"/>
      </w:pPr>
      <w:r>
        <w:t>#include&lt;</w:t>
      </w:r>
      <w:proofErr w:type="spellStart"/>
      <w:r>
        <w:t>unistd.h</w:t>
      </w:r>
      <w:proofErr w:type="spellEnd"/>
      <w:r>
        <w:t>&gt;</w:t>
      </w:r>
    </w:p>
    <w:p w:rsidR="00CC04E5" w:rsidRDefault="00CC04E5" w:rsidP="00CC04E5">
      <w:pPr>
        <w:pStyle w:val="HTMLPreformatted"/>
      </w:pPr>
      <w:r>
        <w:t>#include&lt;sys/</w:t>
      </w:r>
      <w:proofErr w:type="spellStart"/>
      <w:r>
        <w:t>types.h</w:t>
      </w:r>
      <w:proofErr w:type="spellEnd"/>
      <w:r>
        <w:t>&gt;</w:t>
      </w:r>
    </w:p>
    <w:p w:rsidR="00CC04E5" w:rsidRDefault="00CC04E5" w:rsidP="00CC04E5">
      <w:pPr>
        <w:pStyle w:val="HTMLPreformatted"/>
      </w:pPr>
      <w:r>
        <w:t>#include&lt;</w:t>
      </w:r>
      <w:proofErr w:type="spellStart"/>
      <w:r>
        <w:t>stdio.h</w:t>
      </w:r>
      <w:proofErr w:type="spellEnd"/>
      <w:r>
        <w:t>&gt;</w:t>
      </w:r>
    </w:p>
    <w:p w:rsidR="00CC04E5" w:rsidRDefault="00CC04E5" w:rsidP="00CC04E5">
      <w:pPr>
        <w:pStyle w:val="HTMLPreformatted"/>
      </w:pPr>
      <w:r>
        <w:t>#include&lt;sys/</w:t>
      </w:r>
      <w:proofErr w:type="spellStart"/>
      <w:r>
        <w:t>wait.h</w:t>
      </w:r>
      <w:proofErr w:type="spellEnd"/>
      <w:r>
        <w:t>&gt;</w:t>
      </w:r>
    </w:p>
    <w:p w:rsidR="00CC04E5" w:rsidRDefault="00CC04E5" w:rsidP="00CC04E5">
      <w:pPr>
        <w:pStyle w:val="HTMLPreformatted"/>
      </w:pPr>
      <w:proofErr w:type="spellStart"/>
      <w:proofErr w:type="gramStart"/>
      <w:r>
        <w:t>int</w:t>
      </w:r>
      <w:proofErr w:type="spellEnd"/>
      <w:proofErr w:type="gramEnd"/>
      <w:r>
        <w:t xml:space="preserve"> main()</w:t>
      </w:r>
    </w:p>
    <w:p w:rsidR="00CC04E5" w:rsidRDefault="00CC04E5" w:rsidP="00CC04E5">
      <w:pPr>
        <w:pStyle w:val="HTMLPreformatted"/>
      </w:pPr>
      <w:r>
        <w:t>{</w:t>
      </w:r>
    </w:p>
    <w:p w:rsidR="00CC04E5" w:rsidRDefault="00CC04E5" w:rsidP="00CC04E5">
      <w:pPr>
        <w:pStyle w:val="HTMLPreformatted"/>
      </w:pPr>
      <w:proofErr w:type="spellStart"/>
      <w:proofErr w:type="gramStart"/>
      <w:r>
        <w:t>pid_t</w:t>
      </w:r>
      <w:proofErr w:type="spellEnd"/>
      <w:proofErr w:type="gramEnd"/>
      <w:r>
        <w:t xml:space="preserve"> p;</w:t>
      </w:r>
    </w:p>
    <w:p w:rsidR="00CC04E5" w:rsidRDefault="00CC04E5" w:rsidP="00CC04E5">
      <w:pPr>
        <w:pStyle w:val="HTMLPreformatted"/>
      </w:pPr>
      <w:proofErr w:type="spellStart"/>
      <w:proofErr w:type="gramStart"/>
      <w:r>
        <w:t>printf</w:t>
      </w:r>
      <w:proofErr w:type="spellEnd"/>
      <w:r>
        <w:t>(</w:t>
      </w:r>
      <w:proofErr w:type="gramEnd"/>
      <w:r>
        <w:t>"before fork\n");</w:t>
      </w:r>
    </w:p>
    <w:p w:rsidR="00CC04E5" w:rsidRDefault="00CC04E5" w:rsidP="00CC04E5">
      <w:pPr>
        <w:pStyle w:val="HTMLPreformatted"/>
      </w:pPr>
      <w:r>
        <w:t>p=</w:t>
      </w:r>
      <w:proofErr w:type="gramStart"/>
      <w:r>
        <w:t>fork(</w:t>
      </w:r>
      <w:proofErr w:type="gramEnd"/>
      <w:r>
        <w:t>);</w:t>
      </w:r>
    </w:p>
    <w:p w:rsidR="00CC04E5" w:rsidRDefault="00CC04E5" w:rsidP="00CC04E5">
      <w:pPr>
        <w:pStyle w:val="HTMLPreformatted"/>
      </w:pPr>
      <w:proofErr w:type="gramStart"/>
      <w:r>
        <w:t>if(</w:t>
      </w:r>
      <w:proofErr w:type="gramEnd"/>
      <w:r>
        <w:t>p==0)//child</w:t>
      </w:r>
    </w:p>
    <w:p w:rsidR="00CC04E5" w:rsidRDefault="00CC04E5" w:rsidP="00CC04E5">
      <w:pPr>
        <w:pStyle w:val="HTMLPreformatted"/>
      </w:pPr>
      <w:r>
        <w:t>{</w:t>
      </w:r>
    </w:p>
    <w:p w:rsidR="00CC04E5" w:rsidRDefault="00CC04E5" w:rsidP="00CC04E5">
      <w:pPr>
        <w:pStyle w:val="HTMLPreformatted"/>
      </w:pPr>
      <w:proofErr w:type="spellStart"/>
      <w:proofErr w:type="gramStart"/>
      <w:r>
        <w:t>printf</w:t>
      </w:r>
      <w:proofErr w:type="spellEnd"/>
      <w:r>
        <w:t>(</w:t>
      </w:r>
      <w:proofErr w:type="gramEnd"/>
      <w:r>
        <w:t>"I am child having id %d\</w:t>
      </w:r>
      <w:proofErr w:type="spellStart"/>
      <w:r>
        <w:t>n",getpid</w:t>
      </w:r>
      <w:proofErr w:type="spellEnd"/>
      <w:r>
        <w:t>());</w:t>
      </w:r>
    </w:p>
    <w:p w:rsidR="00CC04E5" w:rsidRDefault="00CC04E5" w:rsidP="00CC04E5">
      <w:pPr>
        <w:pStyle w:val="HTMLPreformatted"/>
      </w:pPr>
      <w:proofErr w:type="spellStart"/>
      <w:proofErr w:type="gramStart"/>
      <w:r>
        <w:t>printf</w:t>
      </w:r>
      <w:proofErr w:type="spellEnd"/>
      <w:r>
        <w:t>(</w:t>
      </w:r>
      <w:proofErr w:type="gramEnd"/>
      <w:r>
        <w:t>"My parent's id is %d\</w:t>
      </w:r>
      <w:proofErr w:type="spellStart"/>
      <w:r>
        <w:t>n",getppid</w:t>
      </w:r>
      <w:proofErr w:type="spellEnd"/>
      <w:r>
        <w:t>());</w:t>
      </w:r>
    </w:p>
    <w:p w:rsidR="00CC04E5" w:rsidRDefault="00CC04E5" w:rsidP="00CC04E5">
      <w:pPr>
        <w:pStyle w:val="HTMLPreformatted"/>
      </w:pPr>
      <w:r>
        <w:t>}</w:t>
      </w:r>
    </w:p>
    <w:p w:rsidR="00CC04E5" w:rsidRDefault="00CC04E5" w:rsidP="00CC04E5">
      <w:pPr>
        <w:pStyle w:val="HTMLPreformatted"/>
      </w:pPr>
      <w:proofErr w:type="gramStart"/>
      <w:r>
        <w:lastRenderedPageBreak/>
        <w:t>else</w:t>
      </w:r>
      <w:proofErr w:type="gramEnd"/>
      <w:r>
        <w:t>//parent</w:t>
      </w:r>
    </w:p>
    <w:p w:rsidR="00CC04E5" w:rsidRDefault="00CC04E5" w:rsidP="00CC04E5">
      <w:pPr>
        <w:pStyle w:val="HTMLPreformatted"/>
      </w:pPr>
      <w:r>
        <w:t>{</w:t>
      </w:r>
    </w:p>
    <w:p w:rsidR="00CC04E5" w:rsidRDefault="00CC04E5" w:rsidP="00CC04E5">
      <w:pPr>
        <w:pStyle w:val="HTMLPreformatted"/>
      </w:pPr>
      <w:proofErr w:type="gramStart"/>
      <w:r>
        <w:t>wait(</w:t>
      </w:r>
      <w:proofErr w:type="gramEnd"/>
      <w:r>
        <w:t>NULL);</w:t>
      </w:r>
    </w:p>
    <w:p w:rsidR="00CC04E5" w:rsidRDefault="00CC04E5" w:rsidP="00CC04E5">
      <w:pPr>
        <w:pStyle w:val="HTMLPreformatted"/>
      </w:pPr>
      <w:proofErr w:type="spellStart"/>
      <w:proofErr w:type="gramStart"/>
      <w:r>
        <w:t>printf</w:t>
      </w:r>
      <w:proofErr w:type="spellEnd"/>
      <w:r>
        <w:t>(</w:t>
      </w:r>
      <w:proofErr w:type="gramEnd"/>
      <w:r>
        <w:t>"My child's id is %d\</w:t>
      </w:r>
      <w:proofErr w:type="spellStart"/>
      <w:r>
        <w:t>n",p</w:t>
      </w:r>
      <w:proofErr w:type="spellEnd"/>
      <w:r>
        <w:t>);</w:t>
      </w:r>
    </w:p>
    <w:p w:rsidR="00CC04E5" w:rsidRDefault="00CC04E5" w:rsidP="00CC04E5">
      <w:pPr>
        <w:pStyle w:val="HTMLPreformatted"/>
      </w:pPr>
      <w:proofErr w:type="spellStart"/>
      <w:proofErr w:type="gramStart"/>
      <w:r>
        <w:t>printf</w:t>
      </w:r>
      <w:proofErr w:type="spellEnd"/>
      <w:r>
        <w:t>(</w:t>
      </w:r>
      <w:proofErr w:type="gramEnd"/>
      <w:r>
        <w:t>"I am parent having id %d\</w:t>
      </w:r>
      <w:proofErr w:type="spellStart"/>
      <w:r>
        <w:t>n",getpid</w:t>
      </w:r>
      <w:proofErr w:type="spellEnd"/>
      <w:r>
        <w:t>());</w:t>
      </w:r>
    </w:p>
    <w:p w:rsidR="00CC04E5" w:rsidRDefault="00CC04E5" w:rsidP="00CC04E5">
      <w:pPr>
        <w:pStyle w:val="HTMLPreformatted"/>
      </w:pPr>
      <w:r>
        <w:t>}</w:t>
      </w:r>
    </w:p>
    <w:p w:rsidR="00CC04E5" w:rsidRDefault="00CC04E5" w:rsidP="00CC04E5">
      <w:pPr>
        <w:pStyle w:val="HTMLPreformatted"/>
      </w:pPr>
      <w:proofErr w:type="spellStart"/>
      <w:proofErr w:type="gramStart"/>
      <w:r>
        <w:t>printf</w:t>
      </w:r>
      <w:proofErr w:type="spellEnd"/>
      <w:r>
        <w:t>(</w:t>
      </w:r>
      <w:proofErr w:type="gramEnd"/>
      <w:r>
        <w:t>"Common\n");</w:t>
      </w:r>
    </w:p>
    <w:p w:rsidR="00CC04E5" w:rsidRDefault="00CC04E5" w:rsidP="00CC04E5">
      <w:pPr>
        <w:pStyle w:val="HTMLPreformatted"/>
      </w:pPr>
      <w:r>
        <w:t>}</w:t>
      </w:r>
    </w:p>
    <w:p w:rsidR="00CC04E5" w:rsidRDefault="00CC04E5" w:rsidP="00CC04E5">
      <w:pPr>
        <w:pStyle w:val="Heading2"/>
      </w:pPr>
      <w:r>
        <w:t>Output</w:t>
      </w:r>
    </w:p>
    <w:p w:rsidR="00CC04E5" w:rsidRDefault="00CC04E5" w:rsidP="00CC04E5">
      <w:pPr>
        <w:pStyle w:val="NormalWeb"/>
      </w:pPr>
    </w:p>
    <w:p w:rsidR="00F774E2" w:rsidRDefault="00CC04E5" w:rsidP="00F774E2">
      <w:pPr>
        <w:pStyle w:val="NormalWeb"/>
      </w:pPr>
      <w:r>
        <w:rPr>
          <w:noProof/>
        </w:rPr>
        <w:drawing>
          <wp:inline distT="0" distB="0" distL="0" distR="0">
            <wp:extent cx="5257800" cy="2162175"/>
            <wp:effectExtent l="19050" t="0" r="0" b="0"/>
            <wp:docPr id="2" name="Picture 1" descr="wa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jpg"/>
                    <pic:cNvPicPr/>
                  </pic:nvPicPr>
                  <pic:blipFill>
                    <a:blip r:embed="rId10"/>
                    <a:stretch>
                      <a:fillRect/>
                    </a:stretch>
                  </pic:blipFill>
                  <pic:spPr>
                    <a:xfrm>
                      <a:off x="0" y="0"/>
                      <a:ext cx="5257800" cy="2162175"/>
                    </a:xfrm>
                    <a:prstGeom prst="rect">
                      <a:avLst/>
                    </a:prstGeom>
                  </pic:spPr>
                </pic:pic>
              </a:graphicData>
            </a:graphic>
          </wp:inline>
        </w:drawing>
      </w:r>
    </w:p>
    <w:p w:rsidR="007967E2" w:rsidRDefault="007967E2" w:rsidP="00F774E2">
      <w:pPr>
        <w:pStyle w:val="NormalWeb"/>
      </w:pPr>
    </w:p>
    <w:p w:rsidR="00CC04E5" w:rsidRDefault="00CC04E5" w:rsidP="00F774E2">
      <w:pPr>
        <w:pStyle w:val="NormalWeb"/>
      </w:pPr>
    </w:p>
    <w:p w:rsidR="00F774E2" w:rsidRDefault="00F774E2" w:rsidP="00F774E2">
      <w:pPr>
        <w:spacing w:before="100" w:beforeAutospacing="1" w:after="100" w:afterAutospacing="1" w:line="240" w:lineRule="auto"/>
        <w:outlineLvl w:val="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en() system call" style="width:370.5pt;height:87pt"/>
        </w:pict>
      </w:r>
    </w:p>
    <w:sectPr w:rsidR="00F774E2" w:rsidSect="00BE7C6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D003A"/>
    <w:multiLevelType w:val="multilevel"/>
    <w:tmpl w:val="65B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6C4D23"/>
    <w:multiLevelType w:val="multilevel"/>
    <w:tmpl w:val="0EE83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74E2"/>
    <w:rsid w:val="006C6CDC"/>
    <w:rsid w:val="007967E2"/>
    <w:rsid w:val="00BE7C62"/>
    <w:rsid w:val="00CC04E5"/>
    <w:rsid w:val="00F774E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C62"/>
  </w:style>
  <w:style w:type="paragraph" w:styleId="Heading1">
    <w:name w:val="heading 1"/>
    <w:basedOn w:val="Normal"/>
    <w:link w:val="Heading1Char"/>
    <w:uiPriority w:val="9"/>
    <w:qFormat/>
    <w:rsid w:val="00F774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774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774E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774E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E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F774E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774E2"/>
    <w:rPr>
      <w:rFonts w:ascii="Times New Roman" w:eastAsia="Times New Roman" w:hAnsi="Times New Roman" w:cs="Times New Roman"/>
      <w:b/>
      <w:bCs/>
      <w:sz w:val="24"/>
      <w:szCs w:val="24"/>
      <w:lang w:eastAsia="en-IN"/>
    </w:rPr>
  </w:style>
  <w:style w:type="character" w:customStyle="1" w:styleId="comments-link">
    <w:name w:val="comments-link"/>
    <w:basedOn w:val="DefaultParagraphFont"/>
    <w:rsid w:val="00F774E2"/>
  </w:style>
  <w:style w:type="character" w:styleId="Hyperlink">
    <w:name w:val="Hyperlink"/>
    <w:basedOn w:val="DefaultParagraphFont"/>
    <w:uiPriority w:val="99"/>
    <w:semiHidden/>
    <w:unhideWhenUsed/>
    <w:rsid w:val="00F774E2"/>
    <w:rPr>
      <w:color w:val="0000FF"/>
      <w:u w:val="single"/>
    </w:rPr>
  </w:style>
  <w:style w:type="character" w:customStyle="1" w:styleId="cat-links">
    <w:name w:val="cat-links"/>
    <w:basedOn w:val="DefaultParagraphFont"/>
    <w:rsid w:val="00F774E2"/>
  </w:style>
  <w:style w:type="character" w:customStyle="1" w:styleId="posted-by">
    <w:name w:val="posted-by"/>
    <w:basedOn w:val="DefaultParagraphFont"/>
    <w:rsid w:val="00F774E2"/>
  </w:style>
  <w:style w:type="character" w:customStyle="1" w:styleId="author-name">
    <w:name w:val="author-name"/>
    <w:basedOn w:val="DefaultParagraphFont"/>
    <w:rsid w:val="00F774E2"/>
  </w:style>
  <w:style w:type="paragraph" w:styleId="NormalWeb">
    <w:name w:val="Normal (Web)"/>
    <w:basedOn w:val="Normal"/>
    <w:uiPriority w:val="99"/>
    <w:semiHidden/>
    <w:unhideWhenUsed/>
    <w:rsid w:val="00F774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74E2"/>
    <w:rPr>
      <w:b/>
      <w:bCs/>
    </w:rPr>
  </w:style>
  <w:style w:type="paragraph" w:styleId="HTMLPreformatted">
    <w:name w:val="HTML Preformatted"/>
    <w:basedOn w:val="Normal"/>
    <w:link w:val="HTMLPreformattedChar"/>
    <w:uiPriority w:val="99"/>
    <w:semiHidden/>
    <w:unhideWhenUsed/>
    <w:rsid w:val="00F77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774E2"/>
    <w:rPr>
      <w:rFonts w:ascii="Courier New" w:eastAsia="Times New Roman" w:hAnsi="Courier New" w:cs="Courier New"/>
      <w:sz w:val="20"/>
      <w:szCs w:val="20"/>
      <w:lang w:eastAsia="en-IN"/>
    </w:rPr>
  </w:style>
  <w:style w:type="character" w:styleId="Emphasis">
    <w:name w:val="Emphasis"/>
    <w:basedOn w:val="DefaultParagraphFont"/>
    <w:uiPriority w:val="20"/>
    <w:qFormat/>
    <w:rsid w:val="00F774E2"/>
    <w:rPr>
      <w:i/>
      <w:iCs/>
    </w:rPr>
  </w:style>
  <w:style w:type="character" w:customStyle="1" w:styleId="screen-reader-text">
    <w:name w:val="screen-reader-text"/>
    <w:basedOn w:val="DefaultParagraphFont"/>
    <w:rsid w:val="00F774E2"/>
  </w:style>
  <w:style w:type="character" w:customStyle="1" w:styleId="ast-right-arrow">
    <w:name w:val="ast-right-arrow"/>
    <w:basedOn w:val="DefaultParagraphFont"/>
    <w:rsid w:val="00F774E2"/>
  </w:style>
  <w:style w:type="character" w:styleId="HTMLCite">
    <w:name w:val="HTML Cite"/>
    <w:basedOn w:val="DefaultParagraphFont"/>
    <w:uiPriority w:val="99"/>
    <w:semiHidden/>
    <w:unhideWhenUsed/>
    <w:rsid w:val="00F774E2"/>
    <w:rPr>
      <w:i/>
      <w:iCs/>
    </w:rPr>
  </w:style>
  <w:style w:type="character" w:customStyle="1" w:styleId="timendate">
    <w:name w:val="timendate"/>
    <w:basedOn w:val="DefaultParagraphFont"/>
    <w:rsid w:val="00F774E2"/>
  </w:style>
  <w:style w:type="character" w:customStyle="1" w:styleId="ast-reply-link">
    <w:name w:val="ast-reply-link"/>
    <w:basedOn w:val="DefaultParagraphFont"/>
    <w:rsid w:val="00F774E2"/>
  </w:style>
  <w:style w:type="paragraph" w:styleId="BalloonText">
    <w:name w:val="Balloon Text"/>
    <w:basedOn w:val="Normal"/>
    <w:link w:val="BalloonTextChar"/>
    <w:uiPriority w:val="99"/>
    <w:semiHidden/>
    <w:unhideWhenUsed/>
    <w:rsid w:val="00F774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4E2"/>
    <w:rPr>
      <w:rFonts w:ascii="Tahoma" w:hAnsi="Tahoma" w:cs="Tahoma"/>
      <w:sz w:val="16"/>
      <w:szCs w:val="16"/>
    </w:rPr>
  </w:style>
  <w:style w:type="character" w:customStyle="1" w:styleId="Heading2Char">
    <w:name w:val="Heading 2 Char"/>
    <w:basedOn w:val="DefaultParagraphFont"/>
    <w:link w:val="Heading2"/>
    <w:uiPriority w:val="9"/>
    <w:semiHidden/>
    <w:rsid w:val="00F774E2"/>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77482419">
      <w:bodyDiv w:val="1"/>
      <w:marLeft w:val="0"/>
      <w:marRight w:val="0"/>
      <w:marTop w:val="0"/>
      <w:marBottom w:val="0"/>
      <w:divBdr>
        <w:top w:val="none" w:sz="0" w:space="0" w:color="auto"/>
        <w:left w:val="none" w:sz="0" w:space="0" w:color="auto"/>
        <w:bottom w:val="none" w:sz="0" w:space="0" w:color="auto"/>
        <w:right w:val="none" w:sz="0" w:space="0" w:color="auto"/>
      </w:divBdr>
    </w:div>
    <w:div w:id="134949947">
      <w:bodyDiv w:val="1"/>
      <w:marLeft w:val="0"/>
      <w:marRight w:val="0"/>
      <w:marTop w:val="0"/>
      <w:marBottom w:val="0"/>
      <w:divBdr>
        <w:top w:val="none" w:sz="0" w:space="0" w:color="auto"/>
        <w:left w:val="none" w:sz="0" w:space="0" w:color="auto"/>
        <w:bottom w:val="none" w:sz="0" w:space="0" w:color="auto"/>
        <w:right w:val="none" w:sz="0" w:space="0" w:color="auto"/>
      </w:divBdr>
    </w:div>
    <w:div w:id="872042063">
      <w:bodyDiv w:val="1"/>
      <w:marLeft w:val="0"/>
      <w:marRight w:val="0"/>
      <w:marTop w:val="0"/>
      <w:marBottom w:val="0"/>
      <w:divBdr>
        <w:top w:val="none" w:sz="0" w:space="0" w:color="auto"/>
        <w:left w:val="none" w:sz="0" w:space="0" w:color="auto"/>
        <w:bottom w:val="none" w:sz="0" w:space="0" w:color="auto"/>
        <w:right w:val="none" w:sz="0" w:space="0" w:color="auto"/>
      </w:divBdr>
      <w:divsChild>
        <w:div w:id="153878806">
          <w:marLeft w:val="0"/>
          <w:marRight w:val="0"/>
          <w:marTop w:val="0"/>
          <w:marBottom w:val="0"/>
          <w:divBdr>
            <w:top w:val="none" w:sz="0" w:space="0" w:color="auto"/>
            <w:left w:val="none" w:sz="0" w:space="0" w:color="auto"/>
            <w:bottom w:val="none" w:sz="0" w:space="0" w:color="auto"/>
            <w:right w:val="none" w:sz="0" w:space="0" w:color="auto"/>
          </w:divBdr>
          <w:divsChild>
            <w:div w:id="2124569691">
              <w:marLeft w:val="0"/>
              <w:marRight w:val="0"/>
              <w:marTop w:val="0"/>
              <w:marBottom w:val="0"/>
              <w:divBdr>
                <w:top w:val="none" w:sz="0" w:space="0" w:color="auto"/>
                <w:left w:val="none" w:sz="0" w:space="0" w:color="auto"/>
                <w:bottom w:val="none" w:sz="0" w:space="0" w:color="auto"/>
                <w:right w:val="none" w:sz="0" w:space="0" w:color="auto"/>
              </w:divBdr>
              <w:divsChild>
                <w:div w:id="1949893592">
                  <w:marLeft w:val="0"/>
                  <w:marRight w:val="0"/>
                  <w:marTop w:val="0"/>
                  <w:marBottom w:val="0"/>
                  <w:divBdr>
                    <w:top w:val="none" w:sz="0" w:space="0" w:color="auto"/>
                    <w:left w:val="none" w:sz="0" w:space="0" w:color="auto"/>
                    <w:bottom w:val="none" w:sz="0" w:space="0" w:color="auto"/>
                    <w:right w:val="none" w:sz="0" w:space="0" w:color="auto"/>
                  </w:divBdr>
                </w:div>
              </w:divsChild>
            </w:div>
            <w:div w:id="1028868004">
              <w:marLeft w:val="0"/>
              <w:marRight w:val="0"/>
              <w:marTop w:val="0"/>
              <w:marBottom w:val="0"/>
              <w:divBdr>
                <w:top w:val="none" w:sz="0" w:space="0" w:color="auto"/>
                <w:left w:val="none" w:sz="0" w:space="0" w:color="auto"/>
                <w:bottom w:val="none" w:sz="0" w:space="0" w:color="auto"/>
                <w:right w:val="none" w:sz="0" w:space="0" w:color="auto"/>
              </w:divBdr>
              <w:divsChild>
                <w:div w:id="318119781">
                  <w:marLeft w:val="0"/>
                  <w:marRight w:val="0"/>
                  <w:marTop w:val="0"/>
                  <w:marBottom w:val="0"/>
                  <w:divBdr>
                    <w:top w:val="none" w:sz="0" w:space="0" w:color="auto"/>
                    <w:left w:val="none" w:sz="0" w:space="0" w:color="auto"/>
                    <w:bottom w:val="none" w:sz="0" w:space="0" w:color="auto"/>
                    <w:right w:val="none" w:sz="0" w:space="0" w:color="auto"/>
                  </w:divBdr>
                  <w:divsChild>
                    <w:div w:id="10832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08386">
          <w:marLeft w:val="0"/>
          <w:marRight w:val="0"/>
          <w:marTop w:val="0"/>
          <w:marBottom w:val="0"/>
          <w:divBdr>
            <w:top w:val="none" w:sz="0" w:space="0" w:color="auto"/>
            <w:left w:val="none" w:sz="0" w:space="0" w:color="auto"/>
            <w:bottom w:val="none" w:sz="0" w:space="0" w:color="auto"/>
            <w:right w:val="none" w:sz="0" w:space="0" w:color="auto"/>
          </w:divBdr>
          <w:divsChild>
            <w:div w:id="800657004">
              <w:marLeft w:val="0"/>
              <w:marRight w:val="0"/>
              <w:marTop w:val="0"/>
              <w:marBottom w:val="0"/>
              <w:divBdr>
                <w:top w:val="none" w:sz="0" w:space="0" w:color="auto"/>
                <w:left w:val="none" w:sz="0" w:space="0" w:color="auto"/>
                <w:bottom w:val="none" w:sz="0" w:space="0" w:color="auto"/>
                <w:right w:val="none" w:sz="0" w:space="0" w:color="auto"/>
              </w:divBdr>
            </w:div>
          </w:divsChild>
        </w:div>
        <w:div w:id="1433473617">
          <w:marLeft w:val="0"/>
          <w:marRight w:val="0"/>
          <w:marTop w:val="0"/>
          <w:marBottom w:val="0"/>
          <w:divBdr>
            <w:top w:val="none" w:sz="0" w:space="0" w:color="auto"/>
            <w:left w:val="none" w:sz="0" w:space="0" w:color="auto"/>
            <w:bottom w:val="none" w:sz="0" w:space="0" w:color="auto"/>
            <w:right w:val="none" w:sz="0" w:space="0" w:color="auto"/>
          </w:divBdr>
          <w:divsChild>
            <w:div w:id="66080650">
              <w:marLeft w:val="0"/>
              <w:marRight w:val="0"/>
              <w:marTop w:val="0"/>
              <w:marBottom w:val="0"/>
              <w:divBdr>
                <w:top w:val="none" w:sz="0" w:space="0" w:color="auto"/>
                <w:left w:val="none" w:sz="0" w:space="0" w:color="auto"/>
                <w:bottom w:val="none" w:sz="0" w:space="0" w:color="auto"/>
                <w:right w:val="none" w:sz="0" w:space="0" w:color="auto"/>
              </w:divBdr>
              <w:divsChild>
                <w:div w:id="1807430720">
                  <w:marLeft w:val="0"/>
                  <w:marRight w:val="0"/>
                  <w:marTop w:val="0"/>
                  <w:marBottom w:val="0"/>
                  <w:divBdr>
                    <w:top w:val="none" w:sz="0" w:space="0" w:color="auto"/>
                    <w:left w:val="none" w:sz="0" w:space="0" w:color="auto"/>
                    <w:bottom w:val="none" w:sz="0" w:space="0" w:color="auto"/>
                    <w:right w:val="none" w:sz="0" w:space="0" w:color="auto"/>
                  </w:divBdr>
                </w:div>
                <w:div w:id="589046945">
                  <w:marLeft w:val="0"/>
                  <w:marRight w:val="0"/>
                  <w:marTop w:val="0"/>
                  <w:marBottom w:val="0"/>
                  <w:divBdr>
                    <w:top w:val="none" w:sz="0" w:space="0" w:color="auto"/>
                    <w:left w:val="none" w:sz="0" w:space="0" w:color="auto"/>
                    <w:bottom w:val="none" w:sz="0" w:space="0" w:color="auto"/>
                    <w:right w:val="none" w:sz="0" w:space="0" w:color="auto"/>
                  </w:divBdr>
                </w:div>
                <w:div w:id="1409225416">
                  <w:marLeft w:val="0"/>
                  <w:marRight w:val="0"/>
                  <w:marTop w:val="0"/>
                  <w:marBottom w:val="0"/>
                  <w:divBdr>
                    <w:top w:val="none" w:sz="0" w:space="0" w:color="auto"/>
                    <w:left w:val="none" w:sz="0" w:space="0" w:color="auto"/>
                    <w:bottom w:val="none" w:sz="0" w:space="0" w:color="auto"/>
                    <w:right w:val="none" w:sz="0" w:space="0" w:color="auto"/>
                  </w:divBdr>
                </w:div>
              </w:divsChild>
            </w:div>
            <w:div w:id="116680667">
              <w:marLeft w:val="0"/>
              <w:marRight w:val="0"/>
              <w:marTop w:val="0"/>
              <w:marBottom w:val="0"/>
              <w:divBdr>
                <w:top w:val="none" w:sz="0" w:space="0" w:color="auto"/>
                <w:left w:val="none" w:sz="0" w:space="0" w:color="auto"/>
                <w:bottom w:val="none" w:sz="0" w:space="0" w:color="auto"/>
                <w:right w:val="none" w:sz="0" w:space="0" w:color="auto"/>
              </w:divBdr>
            </w:div>
            <w:div w:id="335884986">
              <w:marLeft w:val="0"/>
              <w:marRight w:val="0"/>
              <w:marTop w:val="0"/>
              <w:marBottom w:val="0"/>
              <w:divBdr>
                <w:top w:val="none" w:sz="0" w:space="0" w:color="auto"/>
                <w:left w:val="none" w:sz="0" w:space="0" w:color="auto"/>
                <w:bottom w:val="none" w:sz="0" w:space="0" w:color="auto"/>
                <w:right w:val="none" w:sz="0" w:space="0" w:color="auto"/>
              </w:divBdr>
              <w:divsChild>
                <w:div w:id="1570534658">
                  <w:marLeft w:val="0"/>
                  <w:marRight w:val="0"/>
                  <w:marTop w:val="0"/>
                  <w:marBottom w:val="0"/>
                  <w:divBdr>
                    <w:top w:val="none" w:sz="0" w:space="0" w:color="auto"/>
                    <w:left w:val="none" w:sz="0" w:space="0" w:color="auto"/>
                    <w:bottom w:val="none" w:sz="0" w:space="0" w:color="auto"/>
                    <w:right w:val="none" w:sz="0" w:space="0" w:color="auto"/>
                  </w:divBdr>
                </w:div>
                <w:div w:id="132717709">
                  <w:marLeft w:val="0"/>
                  <w:marRight w:val="0"/>
                  <w:marTop w:val="0"/>
                  <w:marBottom w:val="0"/>
                  <w:divBdr>
                    <w:top w:val="none" w:sz="0" w:space="0" w:color="auto"/>
                    <w:left w:val="none" w:sz="0" w:space="0" w:color="auto"/>
                    <w:bottom w:val="none" w:sz="0" w:space="0" w:color="auto"/>
                    <w:right w:val="none" w:sz="0" w:space="0" w:color="auto"/>
                  </w:divBdr>
                </w:div>
                <w:div w:id="1844011115">
                  <w:marLeft w:val="0"/>
                  <w:marRight w:val="0"/>
                  <w:marTop w:val="0"/>
                  <w:marBottom w:val="0"/>
                  <w:divBdr>
                    <w:top w:val="none" w:sz="0" w:space="0" w:color="auto"/>
                    <w:left w:val="none" w:sz="0" w:space="0" w:color="auto"/>
                    <w:bottom w:val="none" w:sz="0" w:space="0" w:color="auto"/>
                    <w:right w:val="none" w:sz="0" w:space="0" w:color="auto"/>
                  </w:divBdr>
                </w:div>
              </w:divsChild>
            </w:div>
            <w:div w:id="54533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89483">
      <w:bodyDiv w:val="1"/>
      <w:marLeft w:val="0"/>
      <w:marRight w:val="0"/>
      <w:marTop w:val="0"/>
      <w:marBottom w:val="0"/>
      <w:divBdr>
        <w:top w:val="none" w:sz="0" w:space="0" w:color="auto"/>
        <w:left w:val="none" w:sz="0" w:space="0" w:color="auto"/>
        <w:bottom w:val="none" w:sz="0" w:space="0" w:color="auto"/>
        <w:right w:val="none" w:sz="0" w:space="0" w:color="auto"/>
      </w:divBdr>
    </w:div>
    <w:div w:id="1020935472">
      <w:bodyDiv w:val="1"/>
      <w:marLeft w:val="0"/>
      <w:marRight w:val="0"/>
      <w:marTop w:val="0"/>
      <w:marBottom w:val="0"/>
      <w:divBdr>
        <w:top w:val="none" w:sz="0" w:space="0" w:color="auto"/>
        <w:left w:val="none" w:sz="0" w:space="0" w:color="auto"/>
        <w:bottom w:val="none" w:sz="0" w:space="0" w:color="auto"/>
        <w:right w:val="none" w:sz="0" w:space="0" w:color="auto"/>
      </w:divBdr>
    </w:div>
    <w:div w:id="1111439453">
      <w:bodyDiv w:val="1"/>
      <w:marLeft w:val="0"/>
      <w:marRight w:val="0"/>
      <w:marTop w:val="0"/>
      <w:marBottom w:val="0"/>
      <w:divBdr>
        <w:top w:val="none" w:sz="0" w:space="0" w:color="auto"/>
        <w:left w:val="none" w:sz="0" w:space="0" w:color="auto"/>
        <w:bottom w:val="none" w:sz="0" w:space="0" w:color="auto"/>
        <w:right w:val="none" w:sz="0" w:space="0" w:color="auto"/>
      </w:divBdr>
    </w:div>
    <w:div w:id="1263759956">
      <w:bodyDiv w:val="1"/>
      <w:marLeft w:val="0"/>
      <w:marRight w:val="0"/>
      <w:marTop w:val="0"/>
      <w:marBottom w:val="0"/>
      <w:divBdr>
        <w:top w:val="none" w:sz="0" w:space="0" w:color="auto"/>
        <w:left w:val="none" w:sz="0" w:space="0" w:color="auto"/>
        <w:bottom w:val="none" w:sz="0" w:space="0" w:color="auto"/>
        <w:right w:val="none" w:sz="0" w:space="0" w:color="auto"/>
      </w:divBdr>
      <w:divsChild>
        <w:div w:id="1272400326">
          <w:marLeft w:val="0"/>
          <w:marRight w:val="0"/>
          <w:marTop w:val="0"/>
          <w:marBottom w:val="0"/>
          <w:divBdr>
            <w:top w:val="none" w:sz="0" w:space="0" w:color="auto"/>
            <w:left w:val="none" w:sz="0" w:space="0" w:color="auto"/>
            <w:bottom w:val="none" w:sz="0" w:space="0" w:color="auto"/>
            <w:right w:val="none" w:sz="0" w:space="0" w:color="auto"/>
          </w:divBdr>
          <w:divsChild>
            <w:div w:id="14431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9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xtutor.com/author/admin/" TargetMode="External"/><Relationship Id="rId3" Type="http://schemas.openxmlformats.org/officeDocument/2006/relationships/settings" Target="settings.xml"/><Relationship Id="rId7" Type="http://schemas.openxmlformats.org/officeDocument/2006/relationships/hyperlink" Target="https://dextutor.com/category/operating-system/system-cal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xtutor.com/category/programs/" TargetMode="External"/><Relationship Id="rId11" Type="http://schemas.openxmlformats.org/officeDocument/2006/relationships/fontTable" Target="fontTable.xml"/><Relationship Id="rId5" Type="http://schemas.openxmlformats.org/officeDocument/2006/relationships/hyperlink" Target="https://dextutor.com/fork-system-call/"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VPS LAB-1 PC-00</dc:creator>
  <cp:lastModifiedBy>VPS LAB-1 PC-00</cp:lastModifiedBy>
  <cp:revision>3</cp:revision>
  <dcterms:created xsi:type="dcterms:W3CDTF">2022-02-24T06:04:00Z</dcterms:created>
  <dcterms:modified xsi:type="dcterms:W3CDTF">2022-02-24T07:11:00Z</dcterms:modified>
</cp:coreProperties>
</file>